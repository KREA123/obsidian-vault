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289C" w:rsidRPr="00283DE6" w:rsidRDefault="00562900">
      <w:pPr>
        <w:spacing w:after="60"/>
        <w:jc w:val="center"/>
        <w:rPr>
          <w:lang w:val="ro-RO"/>
        </w:rPr>
      </w:pPr>
      <w:r w:rsidRPr="00283DE6">
        <w:rPr>
          <w:b/>
          <w:bCs/>
          <w:color w:val="1F3864"/>
          <w:sz w:val="22"/>
          <w:szCs w:val="22"/>
          <w:lang w:val="ro-RO"/>
        </w:rPr>
        <w:t>PROGRAMUL REGIONAL BUCUREȘTI-ILFOV 2021-2027</w:t>
      </w:r>
    </w:p>
    <w:p w:rsidR="0002289C" w:rsidRPr="00283DE6" w:rsidRDefault="00562900">
      <w:pPr>
        <w:spacing w:after="60"/>
        <w:jc w:val="center"/>
        <w:rPr>
          <w:lang w:val="ro-RO"/>
        </w:rPr>
      </w:pPr>
      <w:r w:rsidRPr="00283DE6">
        <w:rPr>
          <w:i/>
          <w:iCs/>
          <w:lang w:val="ro-RO"/>
        </w:rPr>
        <w:t>Prioritatea 1 — O regiune competitivă prin inovare, digitalizare și întreprinderi dinamice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2289C" w:rsidRPr="00283DE6">
        <w:trPr>
          <w:cantSplit/>
        </w:trPr>
        <w:tc>
          <w:tcPr>
            <w:tcW w:w="10080" w:type="dxa"/>
            <w:tcBorders>
              <w:top w:val="single" w:sz="4" w:space="0" w:color="BFBFBF"/>
              <w:left w:val="single" w:sz="4" w:space="0" w:color="BFBFBF"/>
              <w:bottom w:val="single" w:sz="4" w:space="0" w:color="BFBFBF"/>
              <w:right w:val="single" w:sz="4" w:space="0" w:color="BFBFBF"/>
            </w:tcBorders>
            <w:shd w:val="clear" w:color="auto" w:fill="1F3864"/>
            <w:tcMar>
              <w:top w:w="200" w:type="dxa"/>
              <w:left w:w="200" w:type="dxa"/>
              <w:bottom w:w="200" w:type="dxa"/>
              <w:right w:w="200" w:type="dxa"/>
            </w:tcMar>
          </w:tcPr>
          <w:p w:rsidR="003327E1" w:rsidRDefault="00562900">
            <w:pPr>
              <w:spacing w:after="80"/>
              <w:jc w:val="center"/>
              <w:rPr>
                <w:lang w:val="ro-RO"/>
              </w:rPr>
            </w:pPr>
            <w:r w:rsidRPr="00283DE6">
              <w:rPr>
                <w:lang w:val="ro-RO"/>
              </w:rPr>
              <w:t>Apelul de proiecte PR BI P1/1.1/1/2026 — Proof of Concept</w:t>
            </w:r>
          </w:p>
          <w:p w:rsidR="0002289C" w:rsidRPr="00283DE6" w:rsidRDefault="00562900">
            <w:pPr>
              <w:spacing w:after="80"/>
              <w:jc w:val="center"/>
              <w:rPr>
                <w:lang w:val="ro-RO"/>
              </w:rPr>
            </w:pPr>
            <w:r w:rsidRPr="00283DE6">
              <w:rPr>
                <w:b/>
                <w:bCs/>
                <w:color w:val="FFFFFF"/>
                <w:sz w:val="32"/>
                <w:szCs w:val="32"/>
                <w:lang w:val="ro-RO"/>
              </w:rPr>
              <w:t>ANEXA 1</w:t>
            </w:r>
            <w:r w:rsidR="000333E0">
              <w:rPr>
                <w:b/>
                <w:bCs/>
                <w:color w:val="FFFFFF"/>
                <w:sz w:val="32"/>
                <w:szCs w:val="32"/>
                <w:lang w:val="ro-RO"/>
              </w:rPr>
              <w:t>6</w:t>
            </w:r>
          </w:p>
          <w:p w:rsidR="0002289C" w:rsidRPr="00283DE6" w:rsidRDefault="00562900">
            <w:pPr>
              <w:spacing w:after="80"/>
              <w:jc w:val="center"/>
              <w:rPr>
                <w:lang w:val="ro-RO"/>
              </w:rPr>
            </w:pPr>
            <w:r w:rsidRPr="00283DE6">
              <w:rPr>
                <w:b/>
                <w:bCs/>
                <w:color w:val="FFFFFF"/>
                <w:sz w:val="28"/>
                <w:szCs w:val="28"/>
                <w:lang w:val="ro-RO"/>
              </w:rPr>
              <w:t>MODEL RAPORT ȘTIINȚIFIC</w:t>
            </w:r>
          </w:p>
          <w:p w:rsidR="0002289C" w:rsidRPr="00283DE6" w:rsidRDefault="00562900">
            <w:pPr>
              <w:jc w:val="center"/>
              <w:rPr>
                <w:lang w:val="ro-RO"/>
              </w:rPr>
            </w:pPr>
            <w:r w:rsidRPr="00283DE6">
              <w:rPr>
                <w:i/>
                <w:iCs/>
                <w:color w:val="DEEBF7"/>
                <w:sz w:val="22"/>
                <w:szCs w:val="22"/>
                <w:lang w:val="ro-RO"/>
              </w:rPr>
              <w:t>Atestare nivel TRL de pornire și fezabilitate atingere TRL 5</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Date generale ale proiectului</w:t>
      </w:r>
    </w:p>
    <w:p w:rsidR="0002289C" w:rsidRPr="00283DE6" w:rsidRDefault="00562900">
      <w:pPr>
        <w:spacing w:after="80"/>
        <w:rPr>
          <w:lang w:val="ro-RO"/>
        </w:rPr>
      </w:pPr>
      <w:r>
        <w:rPr>
          <w:b/>
          <w:bCs/>
          <w:color w:val="C00000"/>
          <w:lang w:val="ro-RO"/>
        </w:rPr>
        <w:t xml:space="preserve">DRAFT — NU SE SEMNEAZĂ ȘI NU SE DEPUNE. TRL 3 este declarat, dar se atestă doar după dovada D8 (raportul de laborator TRL 3 pe placa Waveshare 2.8C, experimentele X1–X8 filmate), care e în curs. Poarta de lansare din _build/data.py (D8_DONE) blochează versiunea pentru semnare până atunci.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02289C" w:rsidRPr="00283DE6">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Element</w:t>
            </w:r>
          </w:p>
        </w:tc>
        <w:tc>
          <w:tcPr>
            <w:tcW w:w="6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Conținut</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Titlul proiectului:</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SOUL — dispozitiv AI tangibil, local-first, cu interfață circulară și carcasă reparabilă din aluminiu: validarea modelului conceptual de la TRL 3 la TRL 5 (acronim SOUL-PoC)</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Solicitant (denumire):</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ARTEMIS DIGITAL S.R.L.</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CUI / Nr. Reg. Com.:</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CUI 53145290 / J2025098748009</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Cod proiect / Cod SMIS (dacă există):</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Nu a fost atribuit (se completează după înregistrarea în MySMIS)</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Domeniu/iile RIS3 BI vizat/e:</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 Tehnologia Informației și Comunicațiilor (TIC); 2. Sisteme și Componente Inteligente </w:t>
            </w:r>
            <w:r>
              <w:rPr>
                <w:highlight w:val="yellow"/>
                <w:lang w:val="ro-RO"/>
              </w:rPr>
              <w:t xml:space="preserve">[Cl: subdomeniile exacte din RIS3 BI 2021–2027, după descărcarea strategiei de pe adrbi.ro]</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Nivel TRL de pornire:</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3 (minim obligatoriu conform Ghidului Solicitantului) — de atestat după D8 (raportul de laborator pe placa 2.8C, în curs), Secțiunea II</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Nivel TRL țintă:</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5 (validare în mediu relevant, L22); TRL 4 = rezultat intermediar (poarta IE2, L14)</w:t>
            </w:r>
          </w:p>
        </w:tc>
      </w:tr>
      <w:tr w:rsidR="0002289C" w:rsidRPr="00283DE6">
        <w:trPr>
          <w:cantSplit/>
        </w:trPr>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Tip expert/colectiv științific:</w:t>
            </w:r>
          </w:p>
        </w:tc>
        <w:tc>
          <w:tcPr>
            <w:tcW w:w="6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Expert independent </w:t>
            </w:r>
            <w:r>
              <w:rPr>
                <w:highlight w:val="yellow"/>
                <w:lang w:val="ro-RO"/>
              </w:rPr>
              <w:t xml:space="preserve">[de confirmat: expert independent sau colectiv științific al unei organizații de cercetare; nu este coordonatorul tehnic al proiectului]</w:t>
            </w:r>
          </w:p>
        </w:tc>
      </w:tr>
    </w:tbl>
    <w:p w:rsidR="0002289C" w:rsidRPr="00283DE6" w:rsidRDefault="0002289C">
      <w:pPr>
        <w:spacing w:after="80"/>
        <w:rPr>
          <w:lang w:val="ro-RO"/>
        </w:rPr>
      </w:pPr>
    </w:p>
    <w:p w:rsidR="0002289C" w:rsidRPr="00283DE6" w:rsidRDefault="00562900">
      <w:pPr>
        <w:pStyle w:val="Heading3"/>
        <w:rPr>
          <w:lang w:val="ro-RO"/>
        </w:rPr>
      </w:pPr>
      <w:r w:rsidRPr="00283DE6">
        <w:rPr>
          <w:lang w:val="ro-RO"/>
        </w:rPr>
        <w:t>Identificarea expertului/colectivului științific evaluator</w:t>
      </w:r>
    </w:p>
    <w:tbl>
      <w:tblPr>
        <w:tblW w:w="10080" w:type="dxa"/>
        <w:tblInd w:w="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0"/>
        <w:gridCol w:w="2300"/>
        <w:gridCol w:w="2000"/>
        <w:gridCol w:w="2000"/>
        <w:gridCol w:w="3280"/>
      </w:tblGrid>
      <w:tr w:rsidR="0002289C" w:rsidRPr="00283DE6">
        <w:trPr>
          <w:cantSplit/>
        </w:trPr>
        <w:tc>
          <w:tcPr>
            <w:tcW w:w="10080" w:type="dxa"/>
            <w:gridSpan w:val="5"/>
            <w:shd w:val="clear" w:color="auto" w:fill="FBE5D6"/>
            <w:tcMar>
              <w:top w:w="80" w:type="dxa"/>
              <w:left w:w="120" w:type="dxa"/>
              <w:bottom w:w="80" w:type="dxa"/>
              <w:right w:w="120" w:type="dxa"/>
            </w:tcMar>
          </w:tcPr>
          <w:p w:rsidR="0002289C" w:rsidRPr="00283DE6" w:rsidRDefault="00562900" w:rsidP="00693A69">
            <w:pPr>
              <w:spacing w:after="60"/>
              <w:jc w:val="both"/>
              <w:rPr>
                <w:lang w:val="ro-RO"/>
              </w:rPr>
            </w:pPr>
            <w:r w:rsidRPr="00283DE6">
              <w:rPr>
                <w:lang w:val="ro-RO"/>
              </w:rPr>
              <w:t>Cerințe cumulative pentru expert (sau, în cazul colectivului, pentru cel puțin o persoană din colectiv): (a) experiență dovedită ≥ 5 ani în domeniul RIS3 vizat; (b) ≥ 2 articole/lucrări științifice publicate în ultimii 10 ani în reviste recunoscute internațional/de specialitate; (c) acreditări/certificări relevante în domeniul RIS3</w:t>
            </w:r>
            <w:r w:rsidR="002E7E72">
              <w:rPr>
                <w:lang w:val="ro-RO"/>
              </w:rPr>
              <w:t xml:space="preserve"> BI</w:t>
            </w:r>
            <w:r w:rsidRPr="00283DE6">
              <w:rPr>
                <w:lang w:val="ro-RO"/>
              </w:rPr>
              <w:t xml:space="preserve"> vizat, obținute în ultimii 10 ani.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Nume și prenume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Afiliere instituțională</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Domeniu de expertiză</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Dovezi îndeplinire cerințe (a/b/c)</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[Nume Prenume — expert/coordonator colectiv]</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[Universitate/INCD]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TIC; Sisteme și Componente Inteligente (sisteme embedded, RF, HCI)</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 ≥ 5 ani experiență: …; b) ≥ 2 publicații în ultimii 10 ani (DOI): …; c) calificări/acreditări/certificări sau rezultate relevante: …]</w:t>
            </w:r>
            <w:r>
              <w:rPr>
                <w:lang w:val="ro-RO"/>
              </w:rPr>
              <w:t xml:space="preserve"> — CV Europass și dovezi anexate. Criteriul aprobat (Anexa 1 la Decizia CM PR BI nr. 54/29.09.2026): a) + (b) sau c)); ținta sigură, până la ghidul final: a) + b) + c)</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[Nume Prenume — opțional, membru colectiv]</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[Afiliere]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[Domeniu]</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[a)/b)/c)]</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3</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[Nume Prenume — opțional]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[Afiliere]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[Domeniu]</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[a)/b)/c)]</w:t>
            </w:r>
          </w:p>
        </w:tc>
      </w:tr>
    </w:tbl>
    <w:p w:rsidR="0002289C" w:rsidRPr="00283DE6" w:rsidRDefault="0002289C">
      <w:pPr>
        <w:spacing w:after="80"/>
        <w:rPr>
          <w:lang w:val="ro-RO"/>
        </w:rPr>
      </w:pPr>
    </w:p>
    <w:p w:rsidR="0002289C" w:rsidRPr="00283DE6" w:rsidRDefault="00562900">
      <w:pPr>
        <w:rPr>
          <w:lang w:val="ro-RO"/>
        </w:rPr>
      </w:pPr>
      <w:r w:rsidRPr="00283DE6">
        <w:rPr>
          <w:lang w:val="ro-RO"/>
        </w:rPr>
        <w:br w:type="page"/>
      </w:r>
    </w:p>
    <w:p w:rsidR="0002289C" w:rsidRPr="00283DE6" w:rsidRDefault="00562900">
      <w:pPr>
        <w:pStyle w:val="Heading1"/>
        <w:rPr>
          <w:lang w:val="ro-RO"/>
        </w:rPr>
      </w:pPr>
      <w:r w:rsidRPr="00283DE6">
        <w:rPr>
          <w:lang w:val="ro-RO"/>
        </w:rPr>
        <w:t>I. PROBLEMA, RELEVANȚA ȘI OBIECTIVELE PROIECTULUI</w:t>
      </w:r>
    </w:p>
    <w:p w:rsidR="0002289C" w:rsidRPr="00283DE6" w:rsidRDefault="00562900">
      <w:pPr>
        <w:pStyle w:val="Heading2"/>
        <w:rPr>
          <w:lang w:val="ro-RO"/>
        </w:rPr>
      </w:pPr>
      <w:r w:rsidRPr="00283DE6">
        <w:rPr>
          <w:lang w:val="ro-RO"/>
        </w:rPr>
        <w:t>1.1. Formularea problemei și ipoteza de cercetare</w:t>
      </w:r>
    </w:p>
    <w:p w:rsidR="0002289C" w:rsidRPr="00283DE6" w:rsidRDefault="00562900">
      <w:pPr>
        <w:spacing w:after="80"/>
        <w:rPr>
          <w:lang w:val="ro-RO"/>
        </w:rPr>
      </w:pPr>
      <w:r>
        <w:rPr>
          <w:b/>
          <w:bCs/>
          <w:lang w:val="ro-RO"/>
        </w:rPr>
        <w:t xml:space="preserve">Problema tehnologică.</w:t>
      </w:r>
      <w:r>
        <w:rPr>
          <w:lang w:val="ro-RO"/>
        </w:rPr>
        <w:t xml:space="preserve"> Asistenții AI generativi sunt accesibili aproape exclusiv prin telefon și computer. Dispozitivele AI dedicate lansate în 2023–2025 au eșuat din motive </w:t>
      </w:r>
      <w:r>
        <w:rPr>
          <w:b/>
          <w:bCs/>
          <w:lang w:val="ro-RO"/>
        </w:rPr>
        <w:t xml:space="preserve">tehnice și de arhitectură</w:t>
      </w:r>
      <w:r>
        <w:rPr>
          <w:lang w:val="ro-RO"/>
        </w:rPr>
        <w:t xml:space="preserve">, nu din lipsă de cerere: (1) </w:t>
      </w:r>
      <w:r>
        <w:rPr>
          <w:b/>
          <w:bCs/>
          <w:lang w:val="ro-RO"/>
        </w:rPr>
        <w:t xml:space="preserve">dependența de cloud</w:t>
      </w:r>
      <w:r>
        <w:rPr>
          <w:lang w:val="ro-RO"/>
        </w:rPr>
        <w:t xml:space="preserve"> — Humane AI Pin a fost oprit de la distanță la 28.02.2025, iar robotul Moxie a încetat să funcționeze odată cu serverele producătorului (dec. 2024); (2) </w:t>
      </w:r>
      <w:r>
        <w:rPr>
          <w:b/>
          <w:bCs/>
          <w:lang w:val="ro-RO"/>
        </w:rPr>
        <w:t xml:space="preserve">latența</w:t>
      </w:r>
      <w:r>
        <w:rPr>
          <w:lang w:val="ro-RO"/>
        </w:rPr>
        <w:t xml:space="preserve"> — sisteme comerciale cu 10–15 s de așteptare, în timp ce literatura arată că întârzierea răspunsului degradează percepția agentului [6] și că dialogul vocal poate coborî la 160–200 ms în modele full-duplex [5]; (3) </w:t>
      </w:r>
      <w:r>
        <w:rPr>
          <w:b/>
          <w:bCs/>
          <w:lang w:val="ro-RO"/>
        </w:rPr>
        <w:t xml:space="preserve">interfața</w:t>
      </w:r>
      <w:r>
        <w:rPr>
          <w:lang w:val="ro-RO"/>
        </w:rPr>
        <w:t xml:space="preserve"> — introducerea de text pe ecrane mici și rotunde rămâne o problemă deschisă de cercetare HCI (10–30 WPM în literatură; compensarea atingerilor imprecise [1]; accesibilitate [2]; 176 de tehnici catalogate fără un optim pentru discuri mici [3]); (4) </w:t>
      </w:r>
      <w:r>
        <w:rPr>
          <w:b/>
          <w:bCs/>
          <w:lang w:val="ro-RO"/>
        </w:rPr>
        <w:t xml:space="preserve">închiderea ecosistemului</w:t>
      </w:r>
      <w:r>
        <w:rPr>
          <w:lang w:val="ro-RO"/>
        </w:rPr>
        <w:t xml:space="preserve"> — un singur furnizor de AI și abonament obligatoriu; (5) </w:t>
      </w:r>
      <w:r>
        <w:rPr>
          <w:b/>
          <w:bCs/>
          <w:lang w:val="ro-RO"/>
        </w:rPr>
        <w:t xml:space="preserve">reparabilitatea și securitatea</w:t>
      </w:r>
      <w:r>
        <w:rPr>
          <w:lang w:val="ro-RO"/>
        </w:rPr>
        <w:t xml:space="preserve"> — din 18.02.2027 bateriile portabile trebuie să fie înlocuibile de utilizator (Reg. (UE) 2023/1542, art. 11), iar echipamentele radio conectate trebuie să respecte EN 18031 (Reg. delegat (UE) 2022/30).</w:t>
      </w:r>
    </w:p>
    <w:p w:rsidR="0002289C" w:rsidRPr="00283DE6" w:rsidRDefault="00562900">
      <w:pPr>
        <w:spacing w:after="80"/>
        <w:rPr>
          <w:lang w:val="ro-RO"/>
        </w:rPr>
      </w:pPr>
      <w:r>
        <w:rPr>
          <w:b/>
          <w:bCs/>
          <w:lang w:val="ro-RO"/>
        </w:rPr>
        <w:t xml:space="preserve">Decalajul de cunoaștere.</w:t>
      </w:r>
      <w:r>
        <w:rPr>
          <w:lang w:val="ro-RO"/>
        </w:rPr>
        <w:t xml:space="preserve"> Nu există o demonstrație publicată a unui sistem care să rezolve </w:t>
      </w:r>
      <w:r>
        <w:rPr>
          <w:b/>
          <w:bCs/>
          <w:lang w:val="ro-RO"/>
        </w:rPr>
        <w:t xml:space="preserve">simultan</w:t>
      </w:r>
      <w:r>
        <w:rPr>
          <w:lang w:val="ro-RO"/>
        </w:rPr>
        <w:t xml:space="preserve"> aceste constrângeri pe un hardware de cost redus (MCU ESP32-S3, fără GPU dedicat), într-o carcasă metalică premium: randarea procedurală fluidă pe un panou RGB fără memorie proprie concurează cu radioul pentru lățimea de bandă PSRAM (H1); tastatura pe un disc de ~70 mm depinde de decodare (H2); independența de cloud și de un singur furnizor de AI cere o arhitectură local-first verificabilă, în care AI-ul e al proprietarului și memoria rămâne pe dispozitiv (H3); aluminiul atenuează semnalul 2,4 GHz (H4); în corpul mic al lui SOUL S (~63 × 71 × 23 mm), ecranul AMOLED de 1,75″ și bateria înlocuibilă de 750 mAh concurează pentru volum și energie (H5).</w:t>
      </w:r>
    </w:p>
    <w:p w:rsidR="0002289C" w:rsidRPr="00283DE6" w:rsidRDefault="00562900">
      <w:pPr>
        <w:spacing w:after="80"/>
        <w:rPr>
          <w:lang w:val="ro-RO"/>
        </w:rPr>
      </w:pPr>
      <w:r>
        <w:rPr>
          <w:b/>
          <w:bCs/>
          <w:lang w:val="ro-RO"/>
        </w:rPr>
        <w:t xml:space="preserve">Ipoteza de cercetare (formulare testabilă):</w:t>
      </w:r>
      <w:r>
        <w:rPr>
          <w:lang w:val="ro-RO"/>
        </w:rPr>
        <w:t xml:space="preserve"> </w:t>
      </w:r>
      <w:r>
        <w:rPr>
          <w:b/>
          <w:bCs/>
          <w:lang w:val="ro-RO"/>
        </w:rPr>
        <w:t xml:space="preserve">dacă</w:t>
      </w:r>
      <w:r>
        <w:rPr>
          <w:lang w:val="ro-RO"/>
        </w:rPr>
        <w:t xml:space="preserve"> un dispozitiv de ~63 × 70,8 × 23 mm (SOUL S) cu afișaj rotund AMOLED de 1,75″ (466×466) integrează (i) un motor de randare SDF optimizat pentru un microcontroler ESP32-S3, (ii) o tastatură QWERTY circulară cu decodare probabilistică, (iii) o arhitectură local-first în care AI-ul e ales și conectat de proprietar, cu degradare controlată și memorie portabilă pe dispozitiv, și (iv) o carcasă din aluminiu cu fereastră radio polimerică și baterie înlocuibilă de 750 mAh, </w:t>
      </w:r>
      <w:r>
        <w:rPr>
          <w:b/>
          <w:bCs/>
          <w:lang w:val="ro-RO"/>
        </w:rPr>
        <w:t xml:space="preserve">atunci</w:t>
      </w:r>
      <w:r>
        <w:rPr>
          <w:lang w:val="ro-RO"/>
        </w:rPr>
        <w:t xml:space="preserve"> sistemul poate atinge simultan, în mediu relevant, </w:t>
      </w:r>
      <w:r>
        <w:rPr>
          <w:b/>
          <w:bCs/>
          <w:lang w:val="ro-RO"/>
        </w:rPr>
        <w:t xml:space="preserve">≥ 30 fps</w:t>
      </w:r>
      <w:r>
        <w:rPr>
          <w:lang w:val="ro-RO"/>
        </w:rPr>
        <w:t xml:space="preserve"> la animație, </w:t>
      </w:r>
      <w:r>
        <w:rPr>
          <w:b/>
          <w:bCs/>
          <w:lang w:val="ro-RO"/>
        </w:rPr>
        <w:t xml:space="preserve">≥ 20 cuvinte/min</w:t>
      </w:r>
      <w:r>
        <w:rPr>
          <w:lang w:val="ro-RO"/>
        </w:rPr>
        <w:t xml:space="preserve"> la tastare, latența unui tur AI </w:t>
      </w:r>
      <w:r>
        <w:rPr>
          <w:b/>
          <w:bCs/>
          <w:lang w:val="ro-RO"/>
        </w:rPr>
        <w:t xml:space="preserve">p50 ≤ 1,5 s</w:t>
      </w:r>
      <w:r>
        <w:rPr>
          <w:lang w:val="ro-RO"/>
        </w:rPr>
        <w:t xml:space="preserve">, </w:t>
      </w:r>
      <w:r>
        <w:rPr>
          <w:b/>
          <w:bCs/>
          <w:lang w:val="ro-RO"/>
        </w:rPr>
        <w:t xml:space="preserve">≥ 90 %</w:t>
      </w:r>
      <w:r>
        <w:rPr>
          <w:lang w:val="ro-RO"/>
        </w:rPr>
        <w:t xml:space="preserve"> comenzi executate corect fără internet, atenuare RF prin carcasă </w:t>
      </w:r>
      <w:r>
        <w:rPr>
          <w:b/>
          <w:bCs/>
          <w:lang w:val="ro-RO"/>
        </w:rPr>
        <w:t xml:space="preserve">≤ 6 dB</w:t>
      </w:r>
      <w:r>
        <w:rPr>
          <w:lang w:val="ro-RO"/>
        </w:rPr>
        <w:t xml:space="preserve"> și </w:t>
      </w:r>
      <w:r>
        <w:rPr>
          <w:b/>
          <w:bCs/>
          <w:lang w:val="ro-RO"/>
        </w:rPr>
        <w:t xml:space="preserve">≥ 24 h</w:t>
      </w:r>
      <w:r>
        <w:rPr>
          <w:lang w:val="ro-RO"/>
        </w:rPr>
        <w:t xml:space="preserve"> de autonomie în profil tipic.</w:t>
      </w:r>
    </w:p>
    <w:p w:rsidR="0002289C" w:rsidRPr="00283DE6" w:rsidRDefault="00562900">
      <w:pPr>
        <w:spacing w:after="80"/>
        <w:rPr>
          <w:lang w:val="ro-RO"/>
        </w:rPr>
      </w:pPr>
      <w:r>
        <w:rPr>
          <w:lang w:val="ro-RO"/>
        </w:rPr>
        <w:t xml:space="preserve">Ipoteza se descompune în sub-ipotezele H1–H5 (Secțiunea VI), fiecare cu indicatori, metodă de măsurare, baseline (TRL 3) și praguri TRL 4 / TRL 5. Ipoteza este </w:t>
      </w:r>
      <w:r>
        <w:rPr>
          <w:b/>
          <w:bCs/>
          <w:lang w:val="ro-RO"/>
        </w:rPr>
        <w:t xml:space="preserve">falsificabilă</w:t>
      </w:r>
      <w:r>
        <w:rPr>
          <w:lang w:val="ro-RO"/>
        </w:rPr>
        <w:t xml:space="preserve">: dacă la poarta IE2 (L14) pragurile O1 nu sunt atinse nici după alternativele tehnice prevăzute, se aplică procedura de eșec de cercetare (Anexa 17).</w:t>
      </w:r>
    </w:p>
    <w:p w:rsidR="0002289C" w:rsidRPr="00283DE6" w:rsidRDefault="00562900">
      <w:pPr>
        <w:pStyle w:val="Heading2"/>
        <w:rPr>
          <w:lang w:val="ro-RO"/>
        </w:rPr>
      </w:pPr>
      <w:r w:rsidRPr="00283DE6">
        <w:rPr>
          <w:lang w:val="ro-RO"/>
        </w:rPr>
        <w:t>1.2. Relevanța științifică — referințe bibliografice recente</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
        <w:gridCol w:w="2400"/>
        <w:gridCol w:w="1500"/>
        <w:gridCol w:w="750"/>
        <w:gridCol w:w="2200"/>
        <w:gridCol w:w="2780"/>
      </w:tblGrid>
      <w:tr w:rsidR="0002289C" w:rsidRPr="00283DE6">
        <w:tblPrEx>
          <w:tblBorders>
            <w:top w:val="single" w:sz="4" w:space="0" w:color="843C0C"/>
            <w:left w:val="single" w:sz="12" w:space="0" w:color="843C0C"/>
            <w:bottom w:val="single" w:sz="4" w:space="0" w:color="843C0C"/>
            <w:right w:val="single" w:sz="4" w:space="0" w:color="843C0C"/>
          </w:tblBorders>
        </w:tblPrEx>
        <w:trPr>
          <w:cantSplit/>
        </w:trPr>
        <w:tc>
          <w:tcPr>
            <w:tcW w:w="10080" w:type="dxa"/>
            <w:gridSpan w:val="6"/>
            <w:shd w:val="clear" w:color="auto" w:fill="FBE5D6"/>
            <w:tcMar>
              <w:top w:w="80" w:type="dxa"/>
              <w:left w:w="120" w:type="dxa"/>
              <w:bottom w:w="80" w:type="dxa"/>
              <w:right w:w="120" w:type="dxa"/>
            </w:tcMar>
          </w:tcPr>
          <w:p w:rsidR="0002289C" w:rsidRPr="00283DE6" w:rsidRDefault="00562900" w:rsidP="00456424">
            <w:pPr>
              <w:spacing w:before="40" w:after="60"/>
              <w:jc w:val="both"/>
              <w:rPr>
                <w:lang w:val="ro-RO"/>
              </w:rPr>
            </w:pPr>
            <w:r w:rsidRPr="00283DE6">
              <w:rPr>
                <w:b/>
                <w:bCs/>
                <w:color w:val="843C0C"/>
                <w:lang w:val="ro-RO"/>
              </w:rPr>
              <w:t xml:space="preserve">⚠ Atenție: </w:t>
            </w:r>
            <w:r w:rsidRPr="00283DE6">
              <w:rPr>
                <w:lang w:val="ro-RO"/>
              </w:rPr>
              <w:t xml:space="preserve">Sunt necesare MINIM </w:t>
            </w:r>
            <w:r w:rsidR="00C5590A">
              <w:rPr>
                <w:lang w:val="ro-RO"/>
              </w:rPr>
              <w:t>3</w:t>
            </w:r>
            <w:r w:rsidRPr="00283DE6">
              <w:rPr>
                <w:lang w:val="ro-RO"/>
              </w:rPr>
              <w:t xml:space="preserve"> surse științifice recente (publicate în ultimii 5 ani)</w:t>
            </w:r>
            <w:r w:rsidR="00DE7CDC">
              <w:rPr>
                <w:lang w:val="ro-RO"/>
              </w:rPr>
              <w:t>.</w:t>
            </w:r>
            <w:r w:rsidRPr="00283DE6">
              <w:rPr>
                <w:lang w:val="ro-RO"/>
              </w:rPr>
              <w:t xml:space="preserve"> </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Sursă (titlu/articol/raport)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Autori</w:t>
            </w:r>
          </w:p>
        </w:tc>
        <w:tc>
          <w:tcPr>
            <w:tcW w:w="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An publicare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Tip</w:t>
            </w:r>
          </w:p>
        </w:tc>
        <w:tc>
          <w:tcPr>
            <w:tcW w:w="2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Relevanță pentru problema abordată</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Robust Text Input for Smartwatches: Compensating for Imprecise Tapping and Swiping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J. Lai, L. Zhou, K. Wang, D. Zhang</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Articol (Int. J. Human–Computer Interaction 41(23):14833–14845), doi:10.1080/10447318.2025.2490709</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 decodarea care compensează atingerile imprecise pe ecrane mici de ceas — baza pentru decodorul probabilistic al tastaturii circulare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Text entry for the Blind on Smartwatches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 M. Luna, H. A. D. Nascimento, A. Quigley, F. Soares</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Articol (Universal Access in the Information Society 22(3):737–755), doi:10.1007/s10209-022-00870-2</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H2/P10: accesibilitatea introducerii de text pe ceas — modul „taste mari” și testele cu persoane cu deficiențe de vedere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Text Entry for XR Trove (TEXT): Collecting and Analyzing Techniques for Text Input in XR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 Bhatia, M. H. Mughrabi, D. Abdlkarim, M. Di Luca, M. Gonzalez-Franco, K. Ahuja, H. Seifi</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Preprint arXiv:2503.11357, doi:10.48550/arXiv.2503.11357</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 taxonomia a 176 de tehnici de introducere a textului și atributele care determină performanța (metodologia WPM/UER)</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Investigating the rendering capability of embedded devices for graphical-user-interfaces in mobile machines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 Krüger, B. Vogel-Heuser, S. Vollmann</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Articol (at – Automatisierungstechnik 71(11):939–952), doi:10.1515/auto-2023-0043</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H1: limitele de randare GUI pe dispozitive embedded (fps vs. resurse) — contextul pentru randarea SDF pe ESP32-S3</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Moshi: a speech-text foundation model for real-time dialogue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 Défossez, L. Mazaré, M. Orsini, A. Royer, P. Pérez, H. Jégou, E. Grave, N. Zeghidour</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Preprint arXiv:2410.00037, doi:10.48550/arXiv.2410.00037</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 stadiul actual al latenței în dialogul vocal (160–200 ms pentru modele full-duplex vs. secunde în lanțurile ASR→LLM→TTS)</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Improving Impressions of Response Delay in AI-based Spoken Dialogue Systems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 Asaka, K. Itoyama, K. Nakadai</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Lucrare IEEE RO-MAN 2024, pp. 1416–1421, doi:10.1109/RO-MAN60168.2024.10731216</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 percepția întârzierii răspunsului la agenți AI încorporați — justifică pragul p50 ≤ 1,5 s și acoperirea așteptării prin expresia ochilor</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On-Device Language Models: A Comprehensive Review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J. Xu, Z. Li, W. Chen, Q. Wang, X. Gao, Q. Cai, Z. Ling</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Preprint arXiv:2409.00088, doi:10.48550/arXiv.2409.00088</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 compromisurile edge vs. cloud (latență, confidențialitate, cost) — argumentul pentru arhitectura hibridă local-first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Compact Slot Antenna with Extended Bandwidth Integrated on Metal Box for 2.4 GHz IoT Applications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Y. Xu, S. Wen, Y. Dong</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Lucrare IEEE IWS 2021, doi:10.1109/IWS52775.2021.9499488</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H4: antene 2,4 GHz integrate în carcase metalice pentru IoT — principiul ferestrei/fantei radio</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9</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Design and Validation of a Compact Dual-Band Bluetooth Antenna for Smartwatch Applications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 K. R. Vuyyuru, M. Räsänen, J. H. S. Bergman, J. Holopainen</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Lucrare EuCAP 2025, doi:10.23919/EuCAP63536.2025.10999952</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H4: validarea experimentală a antenelor Bluetooth compacte în dispozitive purtabile mici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Disassembly and Repairability of Mechatronic Products: Insight for Engineering Design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N. Boix Rodríguez, C. Favi</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Articol (Journal of Mechanical Design 146(2)), doi:10.1115/1.4064075</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H5/EC: metrici de dezasamblare și reparabilitate pentru produse mecatronice — metodologia P10</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4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The Disassembly Map: A new method to enhance design for product repairability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 De Fazio, C. Bakker, B. Flipsen, R. Balkenende</w:t>
            </w:r>
          </w:p>
        </w:tc>
        <w:tc>
          <w:tcPr>
            <w:tcW w:w="7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2021</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Articol (Journal of Cleaner Production 320:128552), doi:10.1016/j.jclepro.2021.128552</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H5/EC: metoda de proiectare pentru reparabilitate aplicată bateriei înlocuibile și modulelor SOUL</w:t>
            </w:r>
          </w:p>
        </w:tc>
      </w:tr>
    </w:tbl>
    <w:p w:rsidR="0002289C" w:rsidRPr="00283DE6" w:rsidRDefault="00562900">
      <w:pPr>
        <w:spacing w:after="80"/>
        <w:rPr>
          <w:lang w:val="ro-RO"/>
        </w:rPr>
      </w:pPr>
      <w:r>
        <w:rPr>
          <w:lang w:val="ro-RO"/>
        </w:rPr>
        <w:t xml:space="preserve">Sursele [1]–[11] sunt publicate în 2021–2025 (≤ 5 ani) și au fost verificate la 25.09.2026 prin Crossref (DOI) și arXiv. Reperele mai vechi (COMPASS 2017, C-QWERTY 2019) sunt folosite doar ca baseline. Lista completă, cu surse normative și de piață, este în Secțiunea VII. </w:t>
      </w:r>
      <w:r>
        <w:rPr>
          <w:highlight w:val="yellow"/>
          <w:lang w:val="ro-RO"/>
        </w:rPr>
        <w:t xml:space="preserve">[E: expertul validează selecția și poate adăuga surse din domeniul său]</w:t>
      </w:r>
    </w:p>
    <w:p w:rsidR="0002289C" w:rsidRPr="00283DE6" w:rsidRDefault="0002289C">
      <w:pPr>
        <w:spacing w:after="80"/>
        <w:rPr>
          <w:lang w:val="ro-RO"/>
        </w:rPr>
      </w:pPr>
    </w:p>
    <w:p w:rsidR="0002289C" w:rsidRPr="00283DE6" w:rsidRDefault="00562900">
      <w:pPr>
        <w:pStyle w:val="Heading2"/>
        <w:rPr>
          <w:lang w:val="ro-RO"/>
        </w:rPr>
      </w:pPr>
      <w:r w:rsidRPr="00283DE6">
        <w:rPr>
          <w:lang w:val="ro-RO"/>
        </w:rPr>
        <w:t>1.3. Relevanța economică și încadrarea în domeniul/iile RIS3 BI</w:t>
      </w:r>
    </w:p>
    <w:p w:rsidR="0002289C" w:rsidRPr="00283DE6" w:rsidRDefault="00562900">
      <w:pPr>
        <w:spacing w:after="80"/>
        <w:rPr>
          <w:lang w:val="ro-RO"/>
        </w:rPr>
      </w:pPr>
      <w:r>
        <w:rPr>
          <w:b/>
          <w:bCs/>
          <w:lang w:val="ro-RO"/>
        </w:rPr>
        <w:t xml:space="preserve">Relevanța economică.</w:t>
      </w:r>
      <w:r>
        <w:rPr>
          <w:lang w:val="ro-RO"/>
        </w:rPr>
        <w:t xml:space="preserve"> Adopția AI generativ în UE a ajuns la 32,7 % din populația de 16–74 ani în 2025 (15,1 % la muncă; România 17,8 % — cel mai mic nivel din UE, Eurostat). Piața de hardware AI dedicat este validată comercial (Plaud: peste 2 milioane de dispozitive, peste 100 M$ ARR din abonamente; Fuzozo: ~300.000 de unități), dar dominată de produse fie dependente de cloud, fie fără funcții utile, iar marile platforme lipsesc din UE/română (Meta Muse Charm doar în SUA; Alexa+ fără română). Reglementarea UE (baterii înlocuibile, drept la reparare, securitate radio, AI Act art. 50) creează o fereastră pentru produse proiectate de la început în acest sens. Beneficiile estimate pentru solicitant: o linie de produs proprie cu IP protejat (design + marcă UE), cu traseu către 7.000 de unități/an în anul 5 post-proiect [E] (Planul de afaceri, §6.3).</w:t>
      </w:r>
    </w:p>
    <w:p w:rsidR="0002289C" w:rsidRPr="00283DE6" w:rsidRDefault="00562900">
      <w:pPr>
        <w:spacing w:after="80"/>
        <w:rPr>
          <w:lang w:val="ro-RO"/>
        </w:rPr>
      </w:pPr>
      <w:r>
        <w:rPr>
          <w:b/>
          <w:bCs/>
          <w:lang w:val="ro-RO"/>
        </w:rPr>
        <w:t xml:space="preserve">Încadrarea în RIS3 BI 2021–2027 — două domenii, argumentate pe obiective, activități și rezultate (nu pe CAEN):</w:t>
      </w:r>
    </w:p>
    <w:p w:rsidR="0002289C" w:rsidRPr="00283DE6" w:rsidRDefault="00562900">
      <w:pPr>
        <w:numPr>
          <w:ilvl w:val="0"/>
          <w:numId w:val="2"/>
        </w:numPr>
        <w:spacing w:after="80"/>
        <w:rPr>
          <w:lang w:val="ro-RO"/>
        </w:rPr>
      </w:pPr>
      <w:r>
        <w:rPr>
          <w:b/>
          <w:bCs/>
          <w:lang w:val="ro-RO"/>
        </w:rPr>
        <w:t xml:space="preserve">Tehnologia Informației și Comunicațiilor (TIC):</w:t>
      </w:r>
      <w:r>
        <w:rPr>
          <w:lang w:val="ro-RO"/>
        </w:rPr>
        <w:t xml:space="preserve"> firmware embedded (C++17) pentru randare SDF în timp real; tastatură circulară cu decodare probabilistică; arhitectură local-first (parser offline RO/EN, comenzi vocale offline EN cu ESP-SR, memorie portabilă pe dispozitiv) în care AI-ul e ales și conectat de proprietar (azi Claude, cu contul/cheia proprie; în curând ChatGPT, cu cheie proprie — în lucru; conector MCP cu OAuth 2.1); SOUL Cloud găzduit în UE; securitate cibernetică EN 18031 (BLE LE Secure Connections, OTA semnat, secure boot). Obiective O1, O3; activități A2, A3, A5; rezultate: firmware SoulOS, SOUL Cloud, protocoalele și datele de validare (R1, R2, R4).</w:t>
      </w:r>
    </w:p>
    <w:p w:rsidR="0002289C" w:rsidRPr="00283DE6" w:rsidRDefault="00562900">
      <w:pPr>
        <w:numPr>
          <w:ilvl w:val="0"/>
          <w:numId w:val="2"/>
        </w:numPr>
        <w:spacing w:after="80"/>
        <w:rPr>
          <w:lang w:val="ro-RO"/>
        </w:rPr>
      </w:pPr>
      <w:r>
        <w:rPr>
          <w:b/>
          <w:bCs/>
          <w:lang w:val="ro-RO"/>
        </w:rPr>
        <w:t xml:space="preserve">Sisteme și Componente Inteligente:</w:t>
      </w:r>
      <w:r>
        <w:rPr>
          <w:lang w:val="ro-RO"/>
        </w:rPr>
        <w:t xml:space="preserve"> sistem ciber-fizic integrat — ESP32-S3, afișaj rotund AMOLED 466×466, touch capacitiv, giroscop/accelerometru, RTC, 2 microfoane și difuzor, baterie LiPo 750 mAh înlocuibilă și antenă BLE/Wi-Fi integrată într-o carcasă CNC din aluminiu cu fereastră radio polimerică. Obiective O2, O3; activități A4, A5; rezultate: PCB propriu, arhitectura electromecanică, măsurătorile RF/energie/EMC (R2, R3).</w:t>
      </w:r>
    </w:p>
    <w:p w:rsidR="0002289C" w:rsidRPr="00283DE6" w:rsidRDefault="00562900">
      <w:pPr>
        <w:spacing w:after="80"/>
        <w:rPr>
          <w:lang w:val="ro-RO"/>
        </w:rPr>
      </w:pPr>
      <w:r>
        <w:rPr>
          <w:lang w:val="ro-RO"/>
        </w:rPr>
        <w:t xml:space="preserve">Subdomeniile RIS3 BI: </w:t>
      </w:r>
      <w:r>
        <w:rPr>
          <w:highlight w:val="yellow"/>
          <w:lang w:val="ro-RO"/>
        </w:rPr>
        <w:t xml:space="preserve">[Cl: citare exactă din strategia RIS3 BI 2021–2027 (adrbi.ro), după descărcare]</w:t>
      </w:r>
      <w:r>
        <w:rPr>
          <w:lang w:val="ro-RO"/>
        </w:rPr>
        <w:t xml:space="preserve">. Aceeași încadrare apare în Cererea de finanțare și în Planul de afaceri (§4.1).</w:t>
      </w:r>
    </w:p>
    <w:p w:rsidR="0002289C" w:rsidRPr="00283DE6" w:rsidRDefault="00562900">
      <w:pPr>
        <w:pStyle w:val="Heading2"/>
        <w:rPr>
          <w:lang w:val="ro-RO"/>
        </w:rPr>
      </w:pPr>
      <w:r w:rsidRPr="00283DE6">
        <w:rPr>
          <w:lang w:val="ro-RO"/>
        </w:rPr>
        <w:t>1.4. Scopul proiectului și obiectivele științifice (SMART)</w:t>
      </w:r>
    </w:p>
    <w:p w:rsidR="0002289C" w:rsidRPr="00283DE6" w:rsidRDefault="00562900">
      <w:pPr>
        <w:spacing w:after="80"/>
        <w:rPr>
          <w:lang w:val="ro-RO"/>
        </w:rPr>
      </w:pPr>
      <w:r>
        <w:rPr>
          <w:b/>
          <w:bCs/>
          <w:lang w:val="ro-RO"/>
        </w:rPr>
        <w:t xml:space="preserve">Scopul general:</w:t>
      </w:r>
      <w:r>
        <w:rPr>
          <w:lang w:val="ro-RO"/>
        </w:rPr>
        <w:t xml:space="preserve"> validarea modelului conceptual SOUL (dispozitiv AI tangibil, local-first, cu interfață circulară și carcasă reparabilă) de la TRL 3 la TRL 5, în 24 de luni, la București.</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
        <w:gridCol w:w="3000"/>
        <w:gridCol w:w="2900"/>
        <w:gridCol w:w="900"/>
        <w:gridCol w:w="26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Obiectiv științific (SMART)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Indicator de măsurare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Termen</w:t>
            </w:r>
          </w:p>
        </w:tc>
        <w:tc>
          <w:tcPr>
            <w:tcW w:w="2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Rezultat așteptat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Realizarea și validarea în laborator (TRL 4) a modelului integrat SOUL S (afișaj rotund AMOLED 1,75″ 466×466 + touch + IMU + audio cu 2 microfoane și difuzor + baterie LiPo 750 mAh + AI la alegerea proprietarului)</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fps median ≥ 30 · precizie touch ≥ 97 % · WPM ≥ 15 (N = 6) · succes offline ≥ 90 % · latența unui tur AI p50 ≤ 1,8 s · 8/8 protocoale rulate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L14</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R1 Raport TRL 4</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Proiectarea și realizarea a 15 prototipuri pre-serie cu PCB propriu și carcasă CNC din aluminiu (forma MĂRGĂRITAR) cu baterie înlocuibilă</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15/15 unități funcționale · atenuare RSSI ≤ 6 dB · înlocuirea bateriei ≤ 5 min · autonomie ≥ 24 h (profil tipic)</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L17</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R2 (partea 1)</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Validarea în mediu relevant (TRL 5) cu ≥ 12 utilizatori timp de 4 săptămâni + pre-testare EMC/RF</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WPM ≥ 20 și UER ≤ 3 % · latența unui tur AI p50 ≤ 1,5 s / p90 ≤ 2,5 s · succes offline ≥ 90 % · ≥ 99 % sesiuni fără crash · SUS ≥ 75 · 0 depășiri la pre-scan (marjă ≥ 3 dB)</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L22</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R2 Raport TRL 5</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Protejarea și valorificarea rezultatelor</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cerere de design EUIPO pentru forma MĂRGĂRITAR depusă înainte de 24.09.2027 (în afara bugetului) · cerere de design pentru elementele noi, nepublicate, din proiect (≤ L18) · cerere de marcă (≤ L6) · 1 articol OA peer-review trimis (≤ L20) · ≥ 2 acorduri de pilot/distribuție + plan de comercializare (L24)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L24</w:t>
            </w:r>
          </w:p>
        </w:tc>
        <w:tc>
          <w:tcPr>
            <w:tcW w:w="2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R3, R4, R5</w:t>
            </w:r>
          </w:p>
        </w:tc>
      </w:tr>
    </w:tbl>
    <w:p w:rsidR="0002289C" w:rsidRPr="00283DE6" w:rsidRDefault="00562900">
      <w:pPr>
        <w:spacing w:after="80"/>
        <w:rPr>
          <w:lang w:val="ro-RO"/>
        </w:rPr>
      </w:pPr>
      <w:r>
        <w:rPr>
          <w:lang w:val="ro-RO"/>
        </w:rPr>
        <w:t xml:space="preserve">Obiectivele O1–O4 sunt identice cu cele din Cererea de finanțare și din Planul de afaceri (§1.2). Rezultatele așteptate R1–R5: </w:t>
      </w:r>
      <w:r>
        <w:rPr>
          <w:b/>
          <w:bCs/>
          <w:lang w:val="ro-RO"/>
        </w:rPr>
        <w:t xml:space="preserve">R1</w:t>
      </w:r>
      <w:r>
        <w:rPr>
          <w:lang w:val="ro-RO"/>
        </w:rPr>
        <w:t xml:space="preserve"> — Model de laborator SOUL S validat la TRL 4 + Raport de validare TRL 4 (L14) · </w:t>
      </w:r>
      <w:r>
        <w:rPr>
          <w:b/>
          <w:bCs/>
          <w:lang w:val="ro-RO"/>
        </w:rPr>
        <w:t xml:space="preserve">R2</w:t>
      </w:r>
      <w:r>
        <w:rPr>
          <w:lang w:val="ro-RO"/>
        </w:rPr>
        <w:t xml:space="preserve"> — 15 prototipuri SOUL S pre-serie validate la TRL 5 în mediu relevant + Raport TRL 5 + raport de pre-testare EMC/RF (L22) · </w:t>
      </w:r>
      <w:r>
        <w:rPr>
          <w:b/>
          <w:bCs/>
          <w:lang w:val="ro-RO"/>
        </w:rPr>
        <w:t xml:space="preserve">R3</w:t>
      </w:r>
      <w:r>
        <w:rPr>
          <w:lang w:val="ro-RO"/>
        </w:rPr>
        <w:t xml:space="preserve"> — 2 cereri de protecție IP depuse în proiect (marcă UE; desen/model industrial UE pentru elementele noi din proiect) + raport de brevetabilitate limitat la soluțiile nepublicate (L18) · </w:t>
      </w:r>
      <w:r>
        <w:rPr>
          <w:b/>
          <w:bCs/>
          <w:lang w:val="ro-RO"/>
        </w:rPr>
        <w:t xml:space="preserve">R4</w:t>
      </w:r>
      <w:r>
        <w:rPr>
          <w:lang w:val="ro-RO"/>
        </w:rPr>
        <w:t xml:space="preserve"> — 1 articol științific trimis la o revistă open-access peer-review + 1 comunicare la o conferință (L20–L24) · </w:t>
      </w:r>
      <w:r>
        <w:rPr>
          <w:b/>
          <w:bCs/>
          <w:lang w:val="ro-RO"/>
        </w:rPr>
        <w:t xml:space="preserve">R5</w:t>
      </w:r>
      <w:r>
        <w:rPr>
          <w:lang w:val="ro-RO"/>
        </w:rPr>
        <w:t xml:space="preserve"> — Plan de valorificare comercială + ≥ 2 acorduri de pilot/distribuție semnate (L24).</w:t>
      </w:r>
    </w:p>
    <w:p w:rsidR="0002289C" w:rsidRPr="00283DE6" w:rsidRDefault="0002289C">
      <w:pPr>
        <w:spacing w:after="80"/>
        <w:rPr>
          <w:lang w:val="ro-RO"/>
        </w:rPr>
      </w:pPr>
    </w:p>
    <w:p w:rsidR="0002289C" w:rsidRPr="00283DE6" w:rsidRDefault="00562900">
      <w:pPr>
        <w:pStyle w:val="Heading2"/>
        <w:rPr>
          <w:lang w:val="ro-RO"/>
        </w:rPr>
      </w:pPr>
      <w:r w:rsidRPr="00283DE6">
        <w:rPr>
          <w:lang w:val="ro-RO"/>
        </w:rPr>
        <w:t>1.5. Descrierea generală a soluției propuse</w:t>
      </w:r>
    </w:p>
    <w:p w:rsidR="0002289C" w:rsidRPr="00283DE6" w:rsidRDefault="00562900">
      <w:pPr>
        <w:spacing w:after="80"/>
        <w:rPr>
          <w:lang w:val="ro-RO"/>
        </w:rPr>
      </w:pPr>
      <w:r>
        <w:rPr>
          <w:b/>
          <w:bCs/>
          <w:lang w:val="ro-RO"/>
        </w:rPr>
        <w:t xml:space="preserve">(i) Principiul de funcționare.</w:t>
      </w:r>
      <w:r>
        <w:rPr>
          <w:lang w:val="ro-RO"/>
        </w:rPr>
        <w:t xml:space="preserve"> SOUL este un </w:t>
      </w:r>
      <w:r>
        <w:rPr>
          <w:b/>
          <w:bCs/>
          <w:lang w:val="ro-RO"/>
        </w:rPr>
        <w:t xml:space="preserve">dispozitiv tangibil de interacțiune om–mașină / asistent personal AI</w:t>
      </w:r>
      <w:r>
        <w:rPr>
          <w:lang w:val="ro-RO"/>
        </w:rPr>
        <w:t xml:space="preserve">. Interfața este un afișaj rotund pe care un motor de randare procedurală (câmpuri de distanță cu semn — SDF — cu anti-aliasing analitic) desenează „ochi” parametrici ce exprimă starea sistemului (ascultă, gândește, așteaptă aprobare, doarme); aceeași suprafață găzduiește o tastatură QWERTY circulară. Comenzile utilizatorului (text, comenzi vocale, gesturi) sunt transformate într-un </w:t>
      </w:r>
      <w:r>
        <w:rPr>
          <w:b/>
          <w:bCs/>
          <w:lang w:val="ro-RO"/>
        </w:rPr>
        <w:t xml:space="preserve">singur set de acțiuni</w:t>
      </w:r>
      <w:r>
        <w:rPr>
          <w:lang w:val="ro-RO"/>
        </w:rPr>
        <w:t xml:space="preserve"> cu scheme JSON stricte, executate fie offline (parser local RO/EN, comenzi vocale offline EN), fie de AI-ul conectat de proprietar (azi Claude, cu contul/cheia proprie, prin tool-calling; în curând ChatGPT, cu cheie proprie — în lucru). SOUL nu include și nu revinde AI. Ce știe SOUL despre proprietar (SOUL Memory) stă pe dispozitiv și se dă oricărui AI conectat; schimbarea AI-ului nu pierde memoria. Dacă rețeaua sau cheia API cad, sistemul revine controlat la modul local.</w:t>
      </w:r>
    </w:p>
    <w:p w:rsidR="0002289C" w:rsidRPr="00283DE6" w:rsidRDefault="00562900">
      <w:pPr>
        <w:spacing w:after="80"/>
        <w:rPr>
          <w:lang w:val="ro-RO"/>
        </w:rPr>
      </w:pPr>
      <w:r>
        <w:rPr>
          <w:b/>
          <w:bCs/>
          <w:lang w:val="ro-RO"/>
        </w:rPr>
        <w:t xml:space="preserve">(ii) Componente principale și arhitectura sistemului:</w:t>
      </w:r>
    </w:p>
    <w:p w:rsidR="0002289C" w:rsidRPr="00283DE6" w:rsidRDefault="00562900">
      <w:pPr>
        <w:numPr>
          <w:ilvl w:val="0"/>
          <w:numId w:val="2"/>
        </w:numPr>
        <w:spacing w:after="80"/>
        <w:rPr>
          <w:lang w:val="ro-RO"/>
        </w:rPr>
      </w:pPr>
      <w:r>
        <w:rPr>
          <w:b/>
          <w:bCs/>
          <w:lang w:val="ro-RO"/>
        </w:rPr>
        <w:t xml:space="preserve">Hardware (produsul, SOUL S):</w:t>
      </w:r>
      <w:r>
        <w:rPr>
          <w:lang w:val="ro-RO"/>
        </w:rPr>
        <w:t xml:space="preserve"> ESP32-S3 (modelul de laborator: placa Waveshare ESP32-S3-Touch-AMOLED-1.75, ESP32-S3R8, 8 MB PSRAM, 16 MB flash; produsul: PCB propriu cu ESP32-S3-WROOM-1-N16R8 [estimare EVT]); panou AMOLED rotund 1,75″ 466×466 cu touch, controler CO5300, interfață QSPI, memorie de cadru în panou, framebuffer în PSRAM, push doar pe regiunile modificate; touch CST9217; giroscop/accelerometru QMI8658; RTC PCF85063; PMU AXP2101; 2 microfoane MEMS cu codecurile ES7210 + ES8311 și difuzor; celulă LiPo 750 mAh (603040) pe conector MX1.25 (înlocuibilă); autonomie ~27 h [estimare].</w:t>
      </w:r>
    </w:p>
    <w:p w:rsidR="0002289C" w:rsidRPr="00283DE6" w:rsidRDefault="00562900">
      <w:pPr>
        <w:numPr>
          <w:ilvl w:val="0"/>
          <w:numId w:val="2"/>
        </w:numPr>
        <w:spacing w:after="80"/>
        <w:rPr>
          <w:lang w:val="ro-RO"/>
        </w:rPr>
      </w:pPr>
      <w:r>
        <w:rPr>
          <w:b/>
          <w:bCs/>
          <w:lang w:val="ro-RO"/>
        </w:rPr>
        <w:t xml:space="preserve">Prototipul de banc pentru TRL 3 (SOUL M, nu produsul):</w:t>
      </w:r>
      <w:r>
        <w:rPr>
          <w:lang w:val="ro-RO"/>
        </w:rPr>
        <w:t xml:space="preserve"> placa Waveshare ESP32-S3-Touch-LCD-2.8C (ESP32-S3R8; panou IPS rotund 2,8″ 480×480, ST7701, RGB565 paralel, bounce-buffers; touch GT911; QMI8658; RTC; buzzer), LiPo 1500 mAh, corp ~90 × 101 × 31,5 mm. Pe el se rulează X1–X8 (D8); firmware-ul e același (`env:lcd28` vs `env:amoled175`).</w:t>
      </w:r>
    </w:p>
    <w:p w:rsidR="0002289C" w:rsidRPr="00283DE6" w:rsidRDefault="00562900">
      <w:pPr>
        <w:numPr>
          <w:ilvl w:val="0"/>
          <w:numId w:val="2"/>
        </w:numPr>
        <w:spacing w:after="80"/>
        <w:rPr>
          <w:lang w:val="ro-RO"/>
        </w:rPr>
      </w:pPr>
      <w:r>
        <w:rPr>
          <w:b/>
          <w:bCs/>
          <w:lang w:val="ro-RO"/>
        </w:rPr>
        <w:t xml:space="preserve">Mecanică:</w:t>
      </w:r>
      <w:r>
        <w:rPr>
          <w:lang w:val="ro-RO"/>
        </w:rPr>
        <w:t xml:space="preserve"> corp ~63 × 70,8 × 23 mm (SOUL S), forma MĂRGĂRITAR, sticlă neagră plată Ø52, CNC din Al 6061 sablat și anodizat (5 culori); talpă polimerică detașabilă = fereastră radio pentru antena 2,4 GHz; închidere Torx, fără adeziv pe celulă; capsula de încărcare „OU” cu pini pogo.</w:t>
      </w:r>
    </w:p>
    <w:p w:rsidR="0002289C" w:rsidRPr="00283DE6" w:rsidRDefault="00562900">
      <w:pPr>
        <w:numPr>
          <w:ilvl w:val="0"/>
          <w:numId w:val="2"/>
        </w:numPr>
        <w:spacing w:after="80"/>
        <w:rPr>
          <w:lang w:val="ro-RO"/>
        </w:rPr>
      </w:pPr>
      <w:r>
        <w:rPr>
          <w:b/>
          <w:bCs/>
          <w:lang w:val="ro-RO"/>
        </w:rPr>
        <w:t xml:space="preserve">Firmware SoulOS (SoulOS 1.8.0, „Alive” 1.9.0 în lucru; C++17):</w:t>
      </w:r>
      <w:r>
        <w:rPr>
          <w:lang w:val="ro-RO"/>
        </w:rPr>
        <w:t xml:space="preserve"> Canvas SDF, ochii vii (120 de designuri, 31 de expresii, rarități; perechea „de naștere” din ID-ul cipului), giroscop, Keyboard/TextField/Predictor, alarme, notițe, hărți/vreme/aplicații, SOUL Memory, comenzi vocale offline EN (ESP-SR), ClaudeLink (protocolul Claude Hardware Buddy, BLE securizat), OTA semnat, secure boot.</w:t>
      </w:r>
    </w:p>
    <w:p w:rsidR="0002289C" w:rsidRPr="00283DE6" w:rsidRDefault="00562900">
      <w:pPr>
        <w:numPr>
          <w:ilvl w:val="0"/>
          <w:numId w:val="2"/>
        </w:numPr>
        <w:spacing w:after="80"/>
        <w:rPr>
          <w:lang w:val="ro-RO"/>
        </w:rPr>
      </w:pPr>
      <w:r>
        <w:rPr>
          <w:b/>
          <w:bCs/>
          <w:lang w:val="ro-RO"/>
        </w:rPr>
        <w:t xml:space="preserve">SOUL Cloud (Python, găzduit în UE) și SOUL Bridge:</w:t>
      </w:r>
      <w:r>
        <w:rPr>
          <w:lang w:val="ro-RO"/>
        </w:rPr>
        <w:t xml:space="preserve"> împerechere cu chei de dispozitiv, gateway WebSocket, conector MCP cu OAuth 2.1 (Claude), cheie API proprie criptată, export/ștergere GDPR, backup opțional criptat al memoriei; SOUL Cloud doar transmite mesajele, nu plătește și nu revinde AI. SOUL Bridge (open source) duce Claude Code-ul proprietarului, de pe computerul lui, la SOUL.</w:t>
      </w:r>
    </w:p>
    <w:p w:rsidR="0002289C" w:rsidRPr="00283DE6" w:rsidRDefault="00562900">
      <w:pPr>
        <w:spacing w:after="80"/>
        <w:rPr>
          <w:lang w:val="ro-RO"/>
        </w:rPr>
      </w:pPr>
      <w:r>
        <w:rPr>
          <w:b/>
          <w:bCs/>
          <w:lang w:val="ro-RO"/>
        </w:rPr>
        <w:t xml:space="preserve">(iii) Funcționalități-cheie:</w:t>
      </w:r>
      <w:r>
        <w:rPr>
          <w:lang w:val="ro-RO"/>
        </w:rPr>
        <w:t xml:space="preserve"> notițe, alarme, mementouri, liste, cronometre (offline); comenzi vocale offline în engleză (pe unitățile cu microfon); aprobări pentru Claude Code/Cowork prin BLE; întrebări către AI-ul proprietarului; hărți și vreme; modul „taste mari” și control vocal pentru accesibilitate; informare AI Act art. 50 la prima pornire.</w:t>
      </w:r>
    </w:p>
    <w:p w:rsidR="0002289C" w:rsidRPr="00283DE6" w:rsidRDefault="00562900">
      <w:pPr>
        <w:spacing w:after="80"/>
        <w:rPr>
          <w:lang w:val="ro-RO"/>
        </w:rPr>
      </w:pPr>
      <w:r>
        <w:rPr>
          <w:b/>
          <w:bCs/>
          <w:lang w:val="ro-RO"/>
        </w:rPr>
        <w:t xml:space="preserve">(iv) Caracterul inovativ — elemente de diferențiere verificabile: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900"/>
        <w:gridCol w:w="3080"/>
      </w:tblGrid>
      <w:tr w:rsidR="0002289C" w:rsidRPr="00283DE6" w:rsidTr="00C76926">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Cod</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Element nou</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Stadiul actual / competitori</w:t>
            </w:r>
          </w:p>
        </w:tc>
        <w:tc>
          <w:tcPr>
            <w:tcW w:w="3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Contribuția SOUL-PoC (măsurabilă)</w:t>
            </w:r>
          </w:p>
        </w:tc>
      </w:tr>
      <w:tr w:rsidR="0002289C" w:rsidRPr="00283DE6" w:rsidTr="00C76926">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N1</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Randare SDF anti-aliased a „ochilor” parametrici pe MCU, cu framebuffer în PSRAM și push pe regiuni modificate prin QSPI către un AMOLED 466×466 (validată întâi pe panoul RGB 480×480 fără memorie proprie al prototipului M)</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competitorii folosesc animații pre-randate (sprite-uri) sau SoC-uri scumpe</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 30 fps cu Wi-Fi + BLE active; 120 de designuri de ochi și 31 de expresii; fiecare unitate „se naște” cu o pereche de ochi derivată din ID-ul cipului</w:t>
            </w:r>
          </w:p>
        </w:tc>
      </w:tr>
      <w:tr w:rsidR="0002289C" w:rsidRPr="00283DE6" w:rsidTr="00C76926">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N2</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Round QWERTY cu tastele de la margine „stăpâne” pe bordură, decodare probabilistică, diacritice RO automate</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smartwatch-uri: 10–30 WPM în literatură; fără suport RO</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 20 WPM, UER ≤ 3 %, diacritice automate</w:t>
            </w:r>
          </w:p>
        </w:tc>
      </w:tr>
      <w:tr w:rsidR="0002289C" w:rsidRPr="00283DE6" w:rsidTr="00C76926">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N3</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Arhitectură „un singur set de acțiuni, AI-ul proprietarului”: offline / Claude (cheia proprie sau conectorul din aplicația Claude, OAuth 2.1 MCP) / ChatGPT (cheie proprie); memorie portabilă pe dispozitiv (SOUL Memory), dată oricărui AI conectat</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dispozitivele au un singur furnizor, cloud obligatoriu sau abonament la AI-ul producătorului</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 90 % succes offline; continuitate 100 % la căderea rețelei; 100 % din memorie păstrată la schimbarea AI-ului</w:t>
            </w:r>
          </w:p>
        </w:tc>
      </w:tr>
      <w:tr w:rsidR="0002289C" w:rsidRPr="00283DE6" w:rsidTr="00C76926">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N4</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Carcasă CNC din aluminiu cu antenă prin fereastră polimerică în talpă + încărcare prin pini în capsula OU</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carcasele metalice blochează RF; obiectele premium nu au AI</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atenuare ≤ 6 dB; legătură BLE ≥ 10 m</w:t>
            </w:r>
          </w:p>
        </w:tc>
      </w:tr>
      <w:tr w:rsidR="0002289C" w:rsidRPr="00283DE6" w:rsidTr="00C76926">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N5</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Reparabilitate de la proiectare: baterie schimbabilă de utilizator (Torx), fără adeziv pe celulă, componente modulare, OTA</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multe gadgeturi au baterii lipite/nedemontabile</w:t>
            </w:r>
          </w:p>
        </w:tc>
        <w:tc>
          <w:tcPr>
            <w:tcW w:w="30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înlocuire ≤ 5 min de către utilizatori neexperți</w:t>
            </w:r>
          </w:p>
        </w:tc>
      </w:tr>
    </w:tbl>
    <w:p w:rsidR="0002289C" w:rsidRPr="00283DE6" w:rsidRDefault="00562900">
      <w:pPr>
        <w:spacing w:after="80"/>
        <w:rPr>
          <w:lang w:val="ro-RO"/>
        </w:rPr>
      </w:pPr>
    </w:p>
    <w:p w:rsidR="0002289C" w:rsidRPr="00283DE6" w:rsidRDefault="00562900">
      <w:pPr>
        <w:spacing w:after="80"/>
        <w:rPr>
          <w:lang w:val="ro-RO"/>
        </w:rPr>
      </w:pPr>
      <w:r>
        <w:rPr>
          <w:b/>
          <w:bCs/>
          <w:lang w:val="ro-RO"/>
        </w:rPr>
        <w:t xml:space="preserve">(v) Tipul de inovare: inovare de produs</w:t>
      </w:r>
      <w:r>
        <w:rPr>
          <w:lang w:val="ro-RO"/>
        </w:rPr>
        <w:t xml:space="preserve"> — un bun fizic nou (hardware + carcasă) cu firmware încorporat și un serviciu software asociat. Justificare: rezultatul proiectului este un produs care nu există pe piață (niciun competitor din cei 24 analizați nu combină față expresivă + obiect premium reparabil + AI la alegerea utilizatorului + acțiuni utile + funcționare offline) și care cere dezvoltare experimentală (N1–N5), nu doar integrare de componente.</w:t>
      </w:r>
    </w:p>
    <w:p w:rsidR="0002289C" w:rsidRPr="00283DE6" w:rsidRDefault="00562900">
      <w:pPr>
        <w:pStyle w:val="Heading1"/>
        <w:rPr>
          <w:lang w:val="ro-RO"/>
        </w:rPr>
      </w:pPr>
      <w:r w:rsidRPr="00283DE6">
        <w:rPr>
          <w:lang w:val="ro-RO"/>
        </w:rPr>
        <w:t>II. NIVELUL TRL DE PORNIRE AL PROIECTULUI</w:t>
      </w:r>
    </w:p>
    <w:p w:rsidR="0002289C" w:rsidRPr="00283DE6" w:rsidRDefault="00562900">
      <w:pPr>
        <w:pStyle w:val="Heading2"/>
        <w:rPr>
          <w:lang w:val="ro-RO"/>
        </w:rPr>
      </w:pPr>
      <w:r w:rsidRPr="00283DE6">
        <w:rPr>
          <w:lang w:val="ro-RO"/>
        </w:rPr>
        <w:t>2.1. Identificarea TRL inițial</w:t>
      </w:r>
    </w:p>
    <w:tbl>
      <w:tblPr>
        <w:tblW w:w="1008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trPr>
          <w:cantSplit/>
        </w:trPr>
        <w:tc>
          <w:tcPr>
            <w:tcW w:w="10080" w:type="dxa"/>
            <w:shd w:val="clear" w:color="auto" w:fill="FBE5D6"/>
            <w:tcMar>
              <w:top w:w="80" w:type="dxa"/>
              <w:left w:w="120" w:type="dxa"/>
              <w:bottom w:w="80" w:type="dxa"/>
              <w:right w:w="120" w:type="dxa"/>
            </w:tcMar>
          </w:tcPr>
          <w:p w:rsidR="0002289C" w:rsidRPr="00283DE6" w:rsidRDefault="00562900" w:rsidP="00C616CF">
            <w:pPr>
              <w:spacing w:before="40" w:after="60"/>
              <w:jc w:val="both"/>
              <w:rPr>
                <w:lang w:val="ro-RO"/>
              </w:rPr>
            </w:pPr>
            <w:r w:rsidRPr="00283DE6">
              <w:rPr>
                <w:b/>
                <w:bCs/>
                <w:color w:val="843C0C"/>
                <w:lang w:val="ro-RO"/>
              </w:rPr>
              <w:t xml:space="preserve">⚠ Atenție: </w:t>
            </w:r>
            <w:r w:rsidRPr="00283DE6">
              <w:rPr>
                <w:lang w:val="ro-RO"/>
              </w:rPr>
              <w:t>Nivelul TRL declarat de pornire trebuie să fie MINIM TRL 3 conform Anexei 18 — „Niveluri de maturitate tehnologică (TRL)” a Ghidului Solicitantului. Un TRL declarat sub TRL 3 conduce la respingerea proiectului.</w:t>
            </w:r>
          </w:p>
        </w:tc>
      </w:tr>
    </w:tbl>
    <w:p w:rsidR="0002289C" w:rsidRPr="00283DE6" w:rsidRDefault="00562900">
      <w:pPr>
        <w:spacing w:after="80"/>
        <w:rPr>
          <w:lang w:val="ro-RO"/>
        </w:rPr>
      </w:pPr>
      <w:r>
        <w:rPr>
          <w:lang w:val="ro-RO"/>
        </w:rPr>
        <w:t xml:space="preserve">Nivelul TRL de pornire declarat este </w:t>
      </w:r>
      <w:r>
        <w:rPr>
          <w:b/>
          <w:bCs/>
          <w:lang w:val="ro-RO"/>
        </w:rPr>
        <w:t xml:space="preserve">TRL 3 — dovadă experimentală a conceptului</w:t>
      </w:r>
      <w:r>
        <w:rPr>
          <w:lang w:val="ro-RO"/>
        </w:rPr>
        <w:t xml:space="preserve"> (Anexa 18), </w:t>
      </w:r>
      <w:r>
        <w:rPr>
          <w:b/>
          <w:bCs/>
          <w:lang w:val="ro-RO"/>
        </w:rPr>
        <w:t xml:space="preserve">de atestat după D8</w:t>
      </w:r>
      <w:r>
        <w:rPr>
          <w:lang w:val="ro-RO"/>
        </w:rPr>
        <w:t xml:space="preserve">. Anexa 18 cere trecerea de la stadiul „pe hârtie” la stadiul experimental, cu măsurători inițiale de laborator; simularea doar completează experimentul fizic. </w:t>
      </w:r>
      <w:r>
        <w:rPr>
          <w:b/>
          <w:bCs/>
          <w:lang w:val="ro-RO"/>
        </w:rPr>
        <w:t xml:space="preserve">Azi</w:t>
      </w:r>
      <w:r>
        <w:rPr>
          <w:lang w:val="ro-RO"/>
        </w:rPr>
        <w:t xml:space="preserve"> avem validarea analitică și verificarea software a funcțiilor critice, pe componente separate: randarea și logica UI (SoulOS 1.8.0, 198+ teste native, simulator), tastatura circulară (SoulOS pe web, model geometric), arhitectura cu AI-ul proprietarului și memoria portabilă (SOUL Cloud, 283 de teste), forma și CAD-ul corpului (D1–D7). </w:t>
      </w:r>
      <w:r>
        <w:rPr>
          <w:b/>
          <w:bCs/>
          <w:lang w:val="ro-RO"/>
        </w:rPr>
        <w:t xml:space="preserve">Lipsește</w:t>
      </w:r>
      <w:r>
        <w:rPr>
          <w:lang w:val="ro-RO"/>
        </w:rPr>
        <w:t xml:space="preserve"> măsurarea fizică: nimic nu a rulat încă pe hardware; placa Waveshare 2.8C e comandată, încă netestată. Experimentele X1–X8 pe placa reală (D8) sunt </w:t>
      </w:r>
      <w:r>
        <w:rPr>
          <w:b/>
          <w:bCs/>
          <w:lang w:val="ro-RO"/>
        </w:rPr>
        <w:t xml:space="preserve">în curs</w:t>
      </w:r>
      <w:r>
        <w:rPr>
          <w:lang w:val="ro-RO"/>
        </w:rPr>
        <w:t xml:space="preserve">; </w:t>
      </w:r>
      <w:r>
        <w:rPr>
          <w:b/>
          <w:bCs/>
          <w:lang w:val="ro-RO"/>
        </w:rPr>
        <w:t xml:space="preserve">raportul nu se semnează de expert și nu se depune până când D8 nu există</w:t>
      </w:r>
      <w:r>
        <w:rPr>
          <w:lang w:val="ro-RO"/>
        </w:rPr>
        <w:t xml:space="preserve">. </w:t>
      </w:r>
      <w:r>
        <w:rPr>
          <w:b/>
          <w:bCs/>
          <w:lang w:val="ro-RO"/>
        </w:rPr>
        <w:t xml:space="preserve">Nu declarăm TRL 4</w:t>
      </w:r>
      <w:r>
        <w:rPr>
          <w:lang w:val="ro-RO"/>
        </w:rPr>
        <w:t xml:space="preserve">: componentele nu sunt integrate într-un sistem funcțional și nicio validare de sistem în laborator nu a avut loc.</w:t>
      </w:r>
    </w:p>
    <w:p w:rsidR="0002289C" w:rsidRPr="00283DE6" w:rsidRDefault="00562900">
      <w:pPr>
        <w:pStyle w:val="Heading2"/>
        <w:rPr>
          <w:lang w:val="ro-RO"/>
        </w:rPr>
      </w:pPr>
      <w:r w:rsidRPr="00283DE6">
        <w:rPr>
          <w:lang w:val="ro-RO"/>
        </w:rPr>
        <w:t>2.2. Tabel de descriere și justificare pe niveluri TRL</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3600"/>
        <w:gridCol w:w="46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Nivel TRL</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Descriere și criterii de îndeplinire</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Justificare / Dovezi (de completat de aplicant)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60"/>
              <w:rPr>
                <w:lang w:val="ro-RO"/>
              </w:rPr>
            </w:pPr>
            <w:r w:rsidRPr="00283DE6">
              <w:rPr>
                <w:b/>
                <w:bCs/>
                <w:sz w:val="22"/>
                <w:szCs w:val="22"/>
                <w:lang w:val="ro-RO"/>
              </w:rPr>
              <w:t>TRL 1 (Principii de bază observate)</w:t>
            </w:r>
          </w:p>
          <w:p w:rsidR="0002289C" w:rsidRPr="00283DE6" w:rsidRDefault="00562900">
            <w:pPr>
              <w:rPr>
                <w:lang w:val="ro-RO"/>
              </w:rPr>
            </w:pPr>
            <w:r w:rsidRPr="00283DE6">
              <w:rPr>
                <w:i/>
                <w:iCs/>
                <w:color w:val="595959"/>
                <w:sz w:val="18"/>
                <w:szCs w:val="18"/>
                <w:lang w:val="ro-RO"/>
              </w:rPr>
              <w:t>(parcurs / nu este cazul)</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pStyle w:val="ListParagraph"/>
              <w:numPr>
                <w:ilvl w:val="0"/>
                <w:numId w:val="2"/>
              </w:numPr>
              <w:spacing w:after="40"/>
              <w:rPr>
                <w:lang w:val="ro-RO"/>
              </w:rPr>
            </w:pPr>
            <w:r w:rsidRPr="00283DE6">
              <w:rPr>
                <w:lang w:val="ro-RO"/>
              </w:rPr>
              <w:t>Cercetarea științifică identifică proprietăți fundamentale ale unei tehnologii potențiale.</w:t>
            </w:r>
          </w:p>
          <w:p w:rsidR="0002289C" w:rsidRPr="00283DE6" w:rsidRDefault="00562900">
            <w:pPr>
              <w:pStyle w:val="ListParagraph"/>
              <w:numPr>
                <w:ilvl w:val="0"/>
                <w:numId w:val="2"/>
              </w:numPr>
              <w:spacing w:after="40"/>
              <w:rPr>
                <w:lang w:val="ro-RO"/>
              </w:rPr>
            </w:pPr>
            <w:r w:rsidRPr="00283DE6">
              <w:rPr>
                <w:lang w:val="ro-RO"/>
              </w:rPr>
              <w:t>Principii de bază definite și raportate în literatura de specialitate.</w:t>
            </w:r>
          </w:p>
          <w:p w:rsidR="0002289C" w:rsidRPr="00283DE6" w:rsidRDefault="00562900">
            <w:pPr>
              <w:pStyle w:val="ListParagraph"/>
              <w:numPr>
                <w:ilvl w:val="0"/>
                <w:numId w:val="2"/>
              </w:numPr>
              <w:spacing w:after="40"/>
              <w:rPr>
                <w:lang w:val="ro-RO"/>
              </w:rPr>
            </w:pPr>
            <w:r w:rsidRPr="00283DE6">
              <w:rPr>
                <w:lang w:val="ro-RO"/>
              </w:rPr>
              <w:t>Nu există încă aplicații specifice.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40"/>
              <w:rPr>
                <w:lang w:val="ro-RO"/>
              </w:rPr>
            </w:pPr>
            <w:r>
              <w:rPr>
                <w:lang w:val="ro-RO"/>
              </w:rPr>
              <w:t xml:space="preserve">PARCURS. Principiile de bază sunt raportate în literatură: randarea prin câmpuri de distanță cu anti-aliasing analitic (grafică pe calculator) și limitele randării GUI pe dispozitive embedded [4]; introducerea de text pe ecrane rotunde (C-QWERTY, COMPASS — baseline; decodare pentru atingeri imprecise [1]; accesibilitate [2, 3]); compromisurile LLM on-device vs. cloud [7] și latența dialogului vocal [5, 6]; antene 2,4 GHz în carcase metalice [8, 9]; proiectarea pentru dezasamblare și reparabilitate [10, 11].</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60"/>
              <w:rPr>
                <w:lang w:val="ro-RO"/>
              </w:rPr>
            </w:pPr>
            <w:r w:rsidRPr="00283DE6">
              <w:rPr>
                <w:b/>
                <w:bCs/>
                <w:sz w:val="22"/>
                <w:szCs w:val="22"/>
                <w:lang w:val="ro-RO"/>
              </w:rPr>
              <w:t>TRL 2 (Concept tehnologic formulat)</w:t>
            </w:r>
          </w:p>
          <w:p w:rsidR="0002289C" w:rsidRPr="00283DE6" w:rsidRDefault="00562900">
            <w:pPr>
              <w:rPr>
                <w:lang w:val="ro-RO"/>
              </w:rPr>
            </w:pPr>
            <w:r w:rsidRPr="00283DE6">
              <w:rPr>
                <w:i/>
                <w:iCs/>
                <w:color w:val="595959"/>
                <w:sz w:val="18"/>
                <w:szCs w:val="18"/>
                <w:lang w:val="ro-RO"/>
              </w:rPr>
              <w:t>(parcurs / nu este cazul)</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pStyle w:val="ListParagraph"/>
              <w:numPr>
                <w:ilvl w:val="0"/>
                <w:numId w:val="2"/>
              </w:numPr>
              <w:spacing w:after="40"/>
              <w:rPr>
                <w:lang w:val="ro-RO"/>
              </w:rPr>
            </w:pPr>
            <w:r w:rsidRPr="00283DE6">
              <w:rPr>
                <w:lang w:val="ro-RO"/>
              </w:rPr>
              <w:t>Concept tehnologic formulat pe baza principiilor științifice observate.</w:t>
            </w:r>
          </w:p>
          <w:p w:rsidR="0002289C" w:rsidRPr="00283DE6" w:rsidRDefault="00562900">
            <w:pPr>
              <w:pStyle w:val="ListParagraph"/>
              <w:numPr>
                <w:ilvl w:val="0"/>
                <w:numId w:val="2"/>
              </w:numPr>
              <w:spacing w:after="40"/>
              <w:rPr>
                <w:lang w:val="ro-RO"/>
              </w:rPr>
            </w:pPr>
            <w:r w:rsidRPr="00283DE6">
              <w:rPr>
                <w:lang w:val="ro-RO"/>
              </w:rPr>
              <w:t>Aplicații potențiale identificate; cercetare aplicativă inițială.</w:t>
            </w:r>
          </w:p>
          <w:p w:rsidR="0002289C" w:rsidRPr="00283DE6" w:rsidRDefault="00562900">
            <w:pPr>
              <w:pStyle w:val="ListParagraph"/>
              <w:numPr>
                <w:ilvl w:val="0"/>
                <w:numId w:val="2"/>
              </w:numPr>
              <w:spacing w:after="40"/>
              <w:rPr>
                <w:lang w:val="ro-RO"/>
              </w:rPr>
            </w:pPr>
            <w:r w:rsidRPr="00283DE6">
              <w:rPr>
                <w:lang w:val="ro-RO"/>
              </w:rPr>
              <w:t>Nu există încă demonstrații experimentale.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40"/>
              <w:rPr>
                <w:lang w:val="ro-RO"/>
              </w:rPr>
            </w:pPr>
            <w:r>
              <w:rPr>
                <w:lang w:val="ro-RO"/>
              </w:rPr>
              <w:t xml:space="preserve">PARCURS (sept.–oct. 2026). Conceptul SOUL a fost formulat și documentat: specificația SoulOS (os/SPEC.md, os/ARCHITECTURE.md, os/DESIGN-ALIVE.md), arhitectura conectării AI-ului proprietarului (docs/07) și a memoriei (docs/10), studiile de piață, conformitate și competiție (research 01–11, benchmark de 24 de competitori), modelul geometric al tastaturii (pas = 0,0944·D; taste de 6,7 mm pe Ø70) și alegerea panoului: 2,8″ IPS 480×480 pentru prototipul de banc M (research 12), apoi AMOLED 1,75″ 466×466 pentru produsul S (docs/12-SIZE-S.md, 20.10.2026: stiva internă, bateria de 750 mAh, autonomia ~27 h [estimare]), conceptul de carcasă din aluminiu cu fereastră radio (research 10). Aplicații identificate: aprobări AI, notițe/alarme offline, accesibilitate.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60"/>
              <w:rPr>
                <w:lang w:val="ro-RO"/>
              </w:rPr>
            </w:pPr>
            <w:r w:rsidRPr="00283DE6">
              <w:rPr>
                <w:b/>
                <w:bCs/>
                <w:sz w:val="22"/>
                <w:szCs w:val="22"/>
                <w:lang w:val="ro-RO"/>
              </w:rPr>
              <w:t>TRL 3 (Dovadă experimentală a conceptului — Proof of Concept)</w:t>
            </w:r>
          </w:p>
          <w:p w:rsidR="0002289C" w:rsidRPr="00283DE6" w:rsidRDefault="00562900">
            <w:pPr>
              <w:rPr>
                <w:lang w:val="ro-RO"/>
              </w:rPr>
            </w:pPr>
            <w:r w:rsidRPr="00283DE6">
              <w:rPr>
                <w:i/>
                <w:iCs/>
                <w:color w:val="595959"/>
                <w:sz w:val="18"/>
                <w:szCs w:val="18"/>
                <w:lang w:val="ro-RO"/>
              </w:rPr>
              <w:t>TRL DE PORNIRE (minim obligatoriu)</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pStyle w:val="ListParagraph"/>
              <w:numPr>
                <w:ilvl w:val="0"/>
                <w:numId w:val="2"/>
              </w:numPr>
              <w:spacing w:after="40"/>
              <w:rPr>
                <w:lang w:val="ro-RO"/>
              </w:rPr>
            </w:pPr>
            <w:r w:rsidRPr="00283DE6">
              <w:rPr>
                <w:lang w:val="ro-RO"/>
              </w:rPr>
              <w:t>Demonstrarea experimentală a conceptului în condiții de laborator (componente / funcții individuale).</w:t>
            </w:r>
          </w:p>
          <w:p w:rsidR="0002289C" w:rsidRPr="00283DE6" w:rsidRDefault="00562900">
            <w:pPr>
              <w:pStyle w:val="ListParagraph"/>
              <w:numPr>
                <w:ilvl w:val="0"/>
                <w:numId w:val="2"/>
              </w:numPr>
              <w:spacing w:after="40"/>
              <w:rPr>
                <w:lang w:val="ro-RO"/>
              </w:rPr>
            </w:pPr>
            <w:r w:rsidRPr="00283DE6">
              <w:rPr>
                <w:lang w:val="ro-RO"/>
              </w:rPr>
              <w:t>Validare analitică și/sau experimentală a unor predicții critice.</w:t>
            </w:r>
          </w:p>
          <w:p w:rsidR="0002289C" w:rsidRPr="00283DE6" w:rsidRDefault="00562900">
            <w:pPr>
              <w:pStyle w:val="ListParagraph"/>
              <w:numPr>
                <w:ilvl w:val="0"/>
                <w:numId w:val="2"/>
              </w:numPr>
              <w:spacing w:after="40"/>
              <w:rPr>
                <w:lang w:val="ro-RO"/>
              </w:rPr>
            </w:pPr>
            <w:r w:rsidRPr="00283DE6">
              <w:rPr>
                <w:lang w:val="ro-RO"/>
              </w:rPr>
              <w:t>Studii de fezabilitate finalizate.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40"/>
              <w:rPr>
                <w:lang w:val="ro-RO"/>
              </w:rPr>
            </w:pPr>
            <w:r>
              <w:rPr>
                <w:lang w:val="ro-RO"/>
              </w:rPr>
              <w:t xml:space="preserve">TRL DE PORNIRE — DE ATESTAT DUPĂ D8. Azi: validare analitică și verificare software a funcțiilor critice pe componente separate — D1 firmware SoulOS 1.8.0 cu 198+ teste native; D2 simulator cu cadre reale; D3 SOUL Cloud cu 283 de teste + SOUL Bridge; D4 SoulOS pe web; D5 modelul analitic al tastaturii; D6 forma finală MĂRGĂRITAR (randări, planșe, STL); D7 istoric git datat. Lipsește: D8, raportul de laborator TRL 3 pe placa 2.8C (X1–X8, măsurători fizice filmate) — </w:t>
            </w:r>
            <w:r>
              <w:rPr>
                <w:highlight w:val="yellow"/>
                <w:lang w:val="ro-RO"/>
              </w:rPr>
              <w:t xml:space="preserve">[în curs; condiție pentru semnarea expertului și pentru depunere]</w:t>
            </w:r>
            <w:r>
              <w:rPr>
                <w:lang w:val="ro-RO"/>
              </w:rPr>
              <w:t xml:space="preserv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60"/>
              <w:rPr>
                <w:lang w:val="ro-RO"/>
              </w:rPr>
            </w:pPr>
            <w:r w:rsidRPr="00283DE6">
              <w:rPr>
                <w:b/>
                <w:bCs/>
                <w:sz w:val="22"/>
                <w:szCs w:val="22"/>
                <w:lang w:val="ro-RO"/>
              </w:rPr>
              <w:t>TRL 4 (Validare în laborator)</w:t>
            </w:r>
          </w:p>
          <w:p w:rsidR="0002289C" w:rsidRPr="00283DE6" w:rsidRDefault="00562900">
            <w:pPr>
              <w:rPr>
                <w:lang w:val="ro-RO"/>
              </w:rPr>
            </w:pPr>
            <w:r w:rsidRPr="00283DE6">
              <w:rPr>
                <w:i/>
                <w:iCs/>
                <w:color w:val="595959"/>
                <w:sz w:val="18"/>
                <w:szCs w:val="18"/>
                <w:lang w:val="ro-RO"/>
              </w:rPr>
              <w:t>(țintă intermediară — atingerea TRL 4 poate constitui rezultat valid în caz de eșec parțial de cercetare asumat)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pStyle w:val="ListParagraph"/>
              <w:numPr>
                <w:ilvl w:val="0"/>
                <w:numId w:val="2"/>
              </w:numPr>
              <w:spacing w:after="40"/>
              <w:rPr>
                <w:lang w:val="ro-RO"/>
              </w:rPr>
            </w:pPr>
            <w:r w:rsidRPr="00283DE6">
              <w:rPr>
                <w:lang w:val="ro-RO"/>
              </w:rPr>
              <w:t>Componentele individuale sunt integrate într-un sistem funcțional la scară redusă.</w:t>
            </w:r>
          </w:p>
          <w:p w:rsidR="0002289C" w:rsidRPr="00283DE6" w:rsidRDefault="00562900">
            <w:pPr>
              <w:pStyle w:val="ListParagraph"/>
              <w:numPr>
                <w:ilvl w:val="0"/>
                <w:numId w:val="2"/>
              </w:numPr>
              <w:spacing w:after="40"/>
              <w:rPr>
                <w:lang w:val="ro-RO"/>
              </w:rPr>
            </w:pPr>
            <w:r w:rsidRPr="00283DE6">
              <w:rPr>
                <w:lang w:val="ro-RO"/>
              </w:rPr>
              <w:t>Validarea sistemului în condiții de laborator.</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40"/>
              <w:rPr>
                <w:lang w:val="ro-RO"/>
              </w:rPr>
            </w:pPr>
            <w:r>
              <w:rPr>
                <w:lang w:val="ro-RO"/>
              </w:rPr>
              <w:t xml:space="preserve">PLANIFICAT (L14). A1–A3: modelul de laborator SOUL S integrat (afișaj + touch + IMU + audio + baterie + AI-ul proprietarului, carcasă SLA) validat prin protocoalele P1–P8 la pragurile O1: fps median ≥ 30 · precizie touch ≥ 97 % · WPM ≥ 15 (N = 6) · succes offline ≥ 90 % · latența unui tur AI p50 ≤ 1,8 s · 8/8 protocoale rulate. Livrabil: R1 Raport TRL 4 (IE2) + decizia go/no-go.</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60"/>
              <w:rPr>
                <w:lang w:val="ro-RO"/>
              </w:rPr>
            </w:pPr>
            <w:r w:rsidRPr="00283DE6">
              <w:rPr>
                <w:b/>
                <w:bCs/>
                <w:sz w:val="22"/>
                <w:szCs w:val="22"/>
                <w:lang w:val="ro-RO"/>
              </w:rPr>
              <w:t>TRL 5 (Validare în mediu relevant)</w:t>
            </w:r>
          </w:p>
          <w:p w:rsidR="0002289C" w:rsidRPr="00283DE6" w:rsidRDefault="00562900">
            <w:pPr>
              <w:rPr>
                <w:lang w:val="ro-RO"/>
              </w:rPr>
            </w:pPr>
            <w:r w:rsidRPr="00283DE6">
              <w:rPr>
                <w:i/>
                <w:iCs/>
                <w:color w:val="595959"/>
                <w:sz w:val="18"/>
                <w:szCs w:val="18"/>
                <w:lang w:val="ro-RO"/>
              </w:rPr>
              <w:t>(țintă finală a proiectului)</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pStyle w:val="ListParagraph"/>
              <w:numPr>
                <w:ilvl w:val="0"/>
                <w:numId w:val="2"/>
              </w:numPr>
              <w:spacing w:after="40"/>
              <w:rPr>
                <w:lang w:val="ro-RO"/>
              </w:rPr>
            </w:pPr>
            <w:r w:rsidRPr="00283DE6">
              <w:rPr>
                <w:lang w:val="ro-RO"/>
              </w:rPr>
              <w:t>Sistemul este testat într-un mediu relevant care reproduce condițiile reale de funcționare.</w:t>
            </w:r>
          </w:p>
          <w:p w:rsidR="0002289C" w:rsidRPr="00283DE6" w:rsidRDefault="00562900">
            <w:pPr>
              <w:pStyle w:val="ListParagraph"/>
              <w:numPr>
                <w:ilvl w:val="0"/>
                <w:numId w:val="2"/>
              </w:numPr>
              <w:spacing w:after="40"/>
              <w:rPr>
                <w:lang w:val="ro-RO"/>
              </w:rPr>
            </w:pPr>
            <w:r w:rsidRPr="00283DE6">
              <w:rPr>
                <w:lang w:val="ro-RO"/>
              </w:rPr>
              <w:t>Reproducerea prin similitudine a condițiilor reale.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02289C" w:rsidRPr="00283DE6" w:rsidRDefault="00562900">
            <w:pPr>
              <w:spacing w:after="40"/>
              <w:rPr>
                <w:lang w:val="ro-RO"/>
              </w:rPr>
            </w:pPr>
            <w:r>
              <w:rPr>
                <w:lang w:val="ro-RO"/>
              </w:rPr>
              <w:t xml:space="preserve">PLANIFICAT (L22). A4–A5: 15 prototipuri pre-serie cu PCB propriu și carcasă CNC din aluminiu, folosite 4 săptămâni de ≥ 12 utilizatori din BI (locuințe, birouri, living lab) + pre-testare EMC/RF; protocoalele P1–P11 la pragurile O3: WPM ≥ 20 și UER ≤ 3 % · latență p50 ≤ 1,5 s / p90 ≤ 2,5 s · succes offline ≥ 90 % · ≥ 99 % sesiuni fără crash · SUS ≥ 75 · atenuare ≤ 6 dB · ≥ 24 h · 0 depășiri la pre-scan. Livrabil: R2 Raport TRL 5 (IE3).</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2.3. Etape anterioare de cercetare și contribuții științifice proprii</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
        <w:gridCol w:w="1800"/>
        <w:gridCol w:w="3700"/>
        <w:gridCol w:w="1000"/>
        <w:gridCol w:w="2980"/>
      </w:tblGrid>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Tip dovadă</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Descriere succintă</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An / data obținerii</w:t>
            </w:r>
          </w:p>
        </w:tc>
        <w:tc>
          <w:tcPr>
            <w:tcW w:w="29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Referință (DOI, link, anexă, brevet)</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Rezultat experimental (teste automate) + cod sursă</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Firmware SoulOS 1.8.0 (lansat 04.10.2026, compilat fără avertismente): motorul ochilor (randare SDF, 120 de designuri, 31 de expresii, fiecare unitate primește o pereche din ID-ul cipului), IMU/giroscop, tastatura circulară, alarme, notițe, hărți/vreme/aplicații, SOUL Memory, comenzi vocale offline EN (ESP-SR), legătura Claude Hardware Buddy (BLE), protocolul SOUL Cloud; 198+ teste native trec pe PC (`pio test -e native`); build-uri `lcd28` (placa 2.8C, prototipul SOUL M), `lcd28_voice`, `amoled175` (placa AMOLED-1.75, SOUL S) și `sim`. Reproiectarea „SoulOS Alive” (aprobată 12.10.2026) e în lucru (1.9.0)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2026-10</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depozit git, `firmware/` (README, PERF.md, BRINGUP.md); commit 95d8465 (1.8.0) </w:t>
            </w:r>
            <w:r>
              <w:rPr>
                <w:highlight w:val="yellow"/>
                <w:lang w:val="ro-RO"/>
              </w:rPr>
              <w:t xml:space="preserve">[A: export log + hash la data depunerii]</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Simulator / model software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Simulator pe PC care rulează aceeași bibliotecă `lib/Suflet` ca placa și produce cadrele reale (clipuri: idle, boop, purr, dizzy, sleep…, tastatura, ecranele SoulOS la 480 px) + banc de performanță (`tools/perf_bench.py`: ≈ 30 fps estimat pe toate scenariile [E], de măsurat pe placă)</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2026-10</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`firmware/sim`, `firmware/PERF.md`, `media/` (clipuri MP4/GIF anexate)</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Rezultat experimental (teste automate) + cod sursă</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SOUL Cloud: împerechere cu chei de dispozitiv, gateway WebSocket, conector MCP cu OAuth 2.1 (Claude), cheie API proprie criptată, export și ștergere date (GDPR), backup criptat opțional al memoriei; 283 de teste trec; rulat cap-coadă cu simulatorul firmware-ului ca dispozitiv (fără claude.ai real încă). SOUL Bridge: canalul Claude Code de pe computerul proprietarului, open source (MIT). Fără AI inclus (decizia din 03.10.2026)</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2026-10</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`ai/` (README, tests/), `bridge/`, `docs/07-CONNECT-AI.md`, `docs/10-SOUL-MEMORY.md`</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Prototip interactiv (software)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SoulOS pe web: ochii ca interfață, tastatura rotundă interactivă testabilă la scara reală, demo public; reproiectarea „Alive” aprobată 12.10.2026</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2026-10</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`os/index.html`, `os/DESIGN-ALIVE.md`, `os/ARCHITECTURE.md`</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Studiu analitic</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Geometria tastaturii pe diametre (pas = 0,0944·D → 6,7 mm pe Ø70 la M; 4,1 mm la S, de aceea tastatura S cu taste de 5,1 mm) și analiza panoului și a mărimii: justificarea alegerii AMOLED 1,75″ 466×466 pentru produsul S (stiva internă, bateria de 750 mAh, autonomia [estimare], costul), cu IPS 2,8″ 480×480 păstrat pe prototipul 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2026-09 / 2026-10</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`research/12` §1–2, `docs/12-SIZE-S.md`, `firmware/SOUL-S.md`</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Prototip virtual (CAD)</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Forma finală MĂRGĂRITAR, mărimea S (~63 × 70,8 × 23 mm, sticlă plată Ø52, aluminiu anodizat, 5 culori; decizia din 20.10.2026): randări v10, planșe tehnice S, STL/STEP-urile prototipului S-P0 printabil; mărimea M (~90 × 101 × 31,5 mm, randări v9) rămâne prototipul de test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2026-09 / 2026-10</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`renders/v10/`, `renders/v9/`, `blueprints/final/soul_s_*`, `prototip/stl/s/`, `prototip/step/s/`</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Documentare cronologică</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Istoricul git cu commit-uri datate (primul commit SOUL: 24.09.2026)</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2026-09</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depozitul vault (export `git log` anexat)</w:t>
            </w:r>
          </w:p>
        </w:tc>
      </w:tr>
      <w:tr w:rsidR="0002289C" w:rsidRPr="00283DE6" w:rsidTr="00C7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 de laborator TRL 3 pe hardware (ÎN CURS — de finalizat înainte de depunere)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Experimentele X1–X8 pe prototipul de banc SOUL M (nu produsul; produsul e mărimea S), placa Waveshare ESP32-S3-Touch-LCD-2.8C (ESP32-S3R8, 8 MB PSRAM, 16 MB flash; comandată din fonduri proprii, în afara bugetului; încă netestată): bring-up, fps, precizie touch, tastare pilot, comenzi offline, latență AI, RSSI prin aluminiu, consum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[A+Cl: T−6 … T−2 săpt.]</w:t>
            </w:r>
          </w:p>
        </w:tc>
        <w:tc>
          <w:tcPr>
            <w:tcW w:w="2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 de laborator TRL 3 — SOUL M (2.8C)”, datat și semnat, cu loguri, fotografii, video cu marcaj de timp pe placa reală și hash git </w:t>
            </w:r>
            <w:r>
              <w:rPr>
                <w:highlight w:val="yellow"/>
                <w:lang w:val="ro-RO"/>
              </w:rPr>
              <w:t xml:space="preserve">[de anexat]</w:t>
            </w:r>
          </w:p>
        </w:tc>
      </w:tr>
    </w:tbl>
    <w:p w:rsidR="0002289C" w:rsidRPr="00283DE6" w:rsidRDefault="00562900">
      <w:pPr>
        <w:spacing w:after="80"/>
        <w:rPr>
          <w:lang w:val="ro-RO"/>
        </w:rPr>
      </w:pPr>
      <w:r>
        <w:rPr>
          <w:b/>
          <w:bCs/>
          <w:lang w:val="ro-RO"/>
        </w:rPr>
        <w:t xml:space="preserve">Experimentele TRL 3 pe hardware (dovada D8) — de rulat înainte de depunere (T−6 … T−2 săptămâni), toate marcate „în curs”:</w:t>
      </w:r>
      <w:r>
        <w:rPr>
          <w:lang w:val="ro-RO"/>
        </w:rPr>
        <w:t xml:space="preserve"> prototipul de banc SOUL M: placa Waveshare ESP32-S3-Touch-LCD-2.8C (comandată), bateria LiPo 1500 mAh, un microfon I²S și un amplificator mic se cumpără din fonduri proprii și </w:t>
      </w:r>
      <w:r>
        <w:rPr>
          <w:b/>
          <w:bCs/>
          <w:lang w:val="ro-RO"/>
        </w:rPr>
        <w:t xml:space="preserve">nu intră în buget</w:t>
      </w:r>
      <w:r>
        <w:rPr>
          <w:lang w:val="ro-RO"/>
        </w:rPr>
        <w:t xml:space="preserve"> (§5.2.1 IV). Fiecare experiment se filmează pe placa reală.</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3300"/>
        <w:gridCol w:w="2600"/>
        <w:gridCol w:w="2330"/>
        <w:gridCol w:w="1200"/>
      </w:tblGrid>
      <w:tr w:rsidR="0002289C" w:rsidRPr="00283DE6" w:rsidTr="00C76926">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Cod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Experiment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Metodă</w:t>
            </w:r>
          </w:p>
        </w:tc>
        <w:tc>
          <w:tcPr>
            <w:tcW w:w="23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Rezultat de raportat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Pr>
                <w:b/>
                <w:bCs/>
                <w:color w:val="FFFFFF"/>
                <w:lang w:val="ro-RO"/>
              </w:rPr>
              <w:t xml:space="preserve">Stare</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X1</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Bring-up pe 2.8C: imaginea SoulOS 1.8.0 încărcată pe placă; ecran ST7701 RGB, touch GT911, IMU QMI8658, RTC, BLE (pașii din BRINGUP.md)</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build `lcd28` (compilează fără avertismente; placa e comandată, încă netestată)</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firmware rulând pe placa reală; video cu marcaj de timp</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X2</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fps la ochi</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linia `[perf]` pe serial (BRINGUP §5), 10 min, cu Wi-Fi oprit/pornit</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median/p5 fps (baseline pentru H1)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X3</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Precizia touch</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test „grilă de ținte” 6,7 mm, 200 de atingeri, 3 persoane</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 atingeri corecte, eroare medie în mm</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X4</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Tastare pilot pe SoulOS web (la scara reală) și pe placă</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fraze standard (MacKenzie), N = 5</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WPM, rata de eroare (baseline pentru H2)</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X5</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Comenzile offline: parserul pe un corpus de 200 de comenzi RO/EN + comenzile vocale EN (ESP-SR, build `lcd28_voice`, dacă modulul audio e montat)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teste automate + script de corpus; citire cu voce, cameră liniștită</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 comenzi corecte (baseline pentru H3)</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X6</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Latența unui tur AI (text) cu cheia proprie Claude (cont de test cu limită de cost); ChatGPT doar dacă integrarea cu cheie proprie e gata</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50 de tururi, cronometrare pe dispozitiv</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p50/p90 în secunde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X7</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Împerecherea BLE cu Claude Desktop (Hardware Buddy) + RSSI prin plăci de aluminiu (tablă 1,5 mm)</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telefon cu nRF Connect, 1/3/5 m</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atenuare orientativă în dB</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X8</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Consumul plăcii M (prototipul 2.8C) cu LiPo 1500 mAh (ecran aprins/stins)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multimetru USB (BRINGUP §5d)</w:t>
            </w:r>
          </w:p>
        </w:tc>
        <w:tc>
          <w:tcPr>
            <w:tcW w:w="23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lang w:val="ro-RO"/>
              </w:rPr>
              <w:t xml:space="preserve">mA (baseline pentru H5; estimarea de pornire: ≈ 177–227 mA treaz, ≈ 35–60 mA cu ecranul stins [E])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left"/>
              <w:rPr>
                <w:lang w:val="ro-RO"/>
              </w:rPr>
            </w:pPr>
            <w:r>
              <w:rPr>
                <w:highlight w:val="yellow"/>
                <w:lang w:val="ro-RO"/>
              </w:rPr>
              <w:t xml:space="preserve">[în curs]</w:t>
            </w:r>
          </w:p>
        </w:tc>
      </w:tr>
    </w:tbl>
    <w:p w:rsidR="0002289C" w:rsidRPr="00283DE6" w:rsidRDefault="00562900">
      <w:pPr>
        <w:spacing w:after="80"/>
        <w:rPr>
          <w:lang w:val="ro-RO"/>
        </w:rPr>
      </w:pPr>
    </w:p>
    <w:p w:rsidR="0002289C" w:rsidRPr="00283DE6" w:rsidRDefault="00562900">
      <w:pPr>
        <w:spacing w:after="80"/>
        <w:rPr>
          <w:lang w:val="ro-RO"/>
        </w:rPr>
      </w:pPr>
      <w:r>
        <w:rPr>
          <w:lang w:val="ro-RO"/>
        </w:rPr>
        <w:t xml:space="preserve">Livrabilul înainte de depunere este „Raport de laborator TRL 3 — SOUL M (2.8C)”, datat și semnat, cu loguri, fotografii, video cu marcaj de timp, hash-ul commit-ului git și rezultatele X1–X8; valorile obținute devin baseline-ul protocoalelor P1–P9 (§3.3). </w:t>
      </w:r>
      <w:r>
        <w:rPr>
          <w:b/>
          <w:bCs/>
          <w:lang w:val="ro-RO"/>
        </w:rPr>
        <w:t xml:space="preserve">Contribuția științifică proprie a solicitantului:</w:t>
      </w:r>
      <w:r>
        <w:rPr>
          <w:lang w:val="ro-RO"/>
        </w:rPr>
        <w:t xml:space="preserve"> motorul de randare SDF pentru MCU, geometria și hit-testing-ul tastaturii circulare cu taste de margine „stăpâne” pe bordură, arhitectura „un set de acțiuni, AI-ul proprietarului, memoria pe dispozitiv”, conceptul de carcasă cu fereastră radio și baterie înlocuibilă. Drepturile asupra acestor rezultate sunt cedate de autor către ARTEMIS prin contract de cesiune </w:t>
      </w:r>
      <w:r>
        <w:rPr>
          <w:highlight w:val="yellow"/>
          <w:lang w:val="ro-RO"/>
        </w:rPr>
        <w:t xml:space="preserve">[A: semnat înainte de depunere]</w:t>
      </w:r>
      <w:r>
        <w:rPr>
          <w:lang w:val="ro-RO"/>
        </w:rPr>
        <w:t xml:space="preserve">; componentele open-source (MIT/OFL) sunt listate cu licențele lor.</w:t>
      </w:r>
    </w:p>
    <w:p w:rsidR="0002289C" w:rsidRPr="00283DE6" w:rsidRDefault="0002289C">
      <w:pPr>
        <w:spacing w:after="80"/>
        <w:rPr>
          <w:lang w:val="ro-RO"/>
        </w:rPr>
      </w:pPr>
    </w:p>
    <w:p w:rsidR="0002289C" w:rsidRPr="00283DE6" w:rsidRDefault="00562900">
      <w:pPr>
        <w:pStyle w:val="Heading2"/>
        <w:rPr>
          <w:lang w:val="ro-RO"/>
        </w:rPr>
      </w:pPr>
      <w:r w:rsidRPr="00283DE6">
        <w:rPr>
          <w:lang w:val="ro-RO"/>
        </w:rPr>
        <w:t>2.4. Clarificarea diferenței între concept demonstrat și validare planificată</w:t>
      </w:r>
    </w:p>
    <w:p w:rsidR="0002289C" w:rsidRPr="00283DE6" w:rsidRDefault="00562900">
      <w:pPr>
        <w:spacing w:after="80"/>
        <w:rPr>
          <w:lang w:val="ro-RO"/>
        </w:rPr>
      </w:pPr>
      <w:r>
        <w:rPr>
          <w:b/>
          <w:bCs/>
          <w:lang w:val="ro-RO"/>
        </w:rPr>
        <w:t xml:space="preserve">Demonstrat azi (analitic și software, D1–D7):</w:t>
      </w:r>
      <w:r>
        <w:rPr>
          <w:lang w:val="ro-RO"/>
        </w:rPr>
        <w:t xml:space="preserve"> funcțiile critice pe componente separate — randarea SDF și logica UI (teste automate + simulator, inclusiv geometria 480 px), tastatura circulară (hit-testing verificat pe fiecare tastă, SoulOS pe web), parserul local, conectarea AI-ului proprietarului și memoria (teste automate, rulare cap-coadă cu simulatorul), forma și CAD-ul.</w:t>
      </w:r>
    </w:p>
    <w:p w:rsidR="0002289C" w:rsidRPr="00283DE6" w:rsidRDefault="00562900">
      <w:pPr>
        <w:spacing w:after="80"/>
        <w:rPr>
          <w:lang w:val="ro-RO"/>
        </w:rPr>
      </w:pPr>
      <w:r>
        <w:rPr>
          <w:b/>
          <w:bCs/>
          <w:lang w:val="ro-RO"/>
        </w:rPr>
        <w:t xml:space="preserve">De demonstrat înainte de depunere (D8 — condiție pentru atestarea TRL 3 și pentru semnare; în curs):</w:t>
      </w:r>
      <w:r>
        <w:rPr>
          <w:lang w:val="ro-RO"/>
        </w:rPr>
        <w:t xml:space="preserve"> X1–X8 pe placa reală 2.8C, filmate — bring-up, fps, precizie touch, tastare pilot, comenzi offline, latența unui tur AI text, atenuarea orientativă prin tablă de aluminiu, consumul plăcii. Până atunci, TRL 3 este declarat, nu atestat.</w:t>
      </w:r>
    </w:p>
    <w:p w:rsidR="0002289C" w:rsidRPr="00283DE6" w:rsidRDefault="00562900">
      <w:pPr>
        <w:spacing w:after="80"/>
        <w:rPr>
          <w:lang w:val="ro-RO"/>
        </w:rPr>
      </w:pPr>
      <w:r>
        <w:rPr>
          <w:b/>
          <w:bCs/>
          <w:lang w:val="ro-RO"/>
        </w:rPr>
        <w:t xml:space="preserve">De validat în proiect (TRL 4 → TRL 5):</w:t>
      </w:r>
      <w:r>
        <w:rPr>
          <w:lang w:val="ro-RO"/>
        </w:rPr>
        <w:t xml:space="preserve"> (1) funcționarea </w:t>
      </w:r>
      <w:r>
        <w:rPr>
          <w:b/>
          <w:bCs/>
          <w:lang w:val="ro-RO"/>
        </w:rPr>
        <w:t xml:space="preserve">integrată</w:t>
      </w:r>
      <w:r>
        <w:rPr>
          <w:lang w:val="ro-RO"/>
        </w:rPr>
        <w:t xml:space="preserve"> a tuturor subsistemelor (afișaj, touch, IMU, audio, baterie/încărcare, AI-ul proprietarului, memoria, comenzile vocale) — nedemonstrată azi; (2) performanța la </w:t>
      </w:r>
      <w:r>
        <w:rPr>
          <w:b/>
          <w:bCs/>
          <w:lang w:val="ro-RO"/>
        </w:rPr>
        <w:t xml:space="preserve">pragurile O1</w:t>
      </w:r>
      <w:r>
        <w:rPr>
          <w:lang w:val="ro-RO"/>
        </w:rPr>
        <w:t xml:space="preserve"> în laborator și la </w:t>
      </w:r>
      <w:r>
        <w:rPr>
          <w:b/>
          <w:bCs/>
          <w:lang w:val="ro-RO"/>
        </w:rPr>
        <w:t xml:space="preserve">pragurile O3</w:t>
      </w:r>
      <w:r>
        <w:rPr>
          <w:lang w:val="ro-RO"/>
        </w:rPr>
        <w:t xml:space="preserve"> în mediu relevant; (3) comportamentul RF într-o </w:t>
      </w:r>
      <w:r>
        <w:rPr>
          <w:b/>
          <w:bCs/>
          <w:lang w:val="ro-RO"/>
        </w:rPr>
        <w:t xml:space="preserve">carcasă reală din Al 6061</w:t>
      </w:r>
      <w:r>
        <w:rPr>
          <w:lang w:val="ro-RO"/>
        </w:rPr>
        <w:t xml:space="preserve"> cu fereastră polimerică (nu o tablă de test); (4) autonomia în </w:t>
      </w:r>
      <w:r>
        <w:rPr>
          <w:b/>
          <w:bCs/>
          <w:lang w:val="ro-RO"/>
        </w:rPr>
        <w:t xml:space="preserve">profil tipic</w:t>
      </w:r>
      <w:r>
        <w:rPr>
          <w:lang w:val="ro-RO"/>
        </w:rPr>
        <w:t xml:space="preserve"> cu baterie finală; (5) studiile cu </w:t>
      </w:r>
      <w:r>
        <w:rPr>
          <w:b/>
          <w:bCs/>
          <w:lang w:val="ro-RO"/>
        </w:rPr>
        <w:t xml:space="preserve">utilizatori reali</w:t>
      </w:r>
      <w:r>
        <w:rPr>
          <w:lang w:val="ro-RO"/>
        </w:rPr>
        <w:t xml:space="preserve"> (N = 6 la TRL 4; N ≥ 12, 4 săptămâni la TRL 5) și reparabilitatea (P10); (6) conformitatea preliminară EMC/RF și EN 18031. Nicio afirmație din Secțiunile III–VI nu presupune că aceste rezultate sunt deja obținute.</w:t>
      </w:r>
    </w:p>
    <w:p w:rsidR="0002289C" w:rsidRPr="00283DE6" w:rsidRDefault="00562900">
      <w:pPr>
        <w:pStyle w:val="Heading1"/>
        <w:rPr>
          <w:lang w:val="ro-RO"/>
        </w:rPr>
      </w:pPr>
      <w:r w:rsidRPr="00283DE6">
        <w:rPr>
          <w:lang w:val="ro-RO"/>
        </w:rPr>
        <w:t>III. ACTIVITĂȚI PROPUSE PENTRU VALIDAREA TEHNOLOGIEI (TRL 4–5)</w:t>
      </w:r>
    </w:p>
    <w:p w:rsidR="0002289C" w:rsidRPr="00283DE6" w:rsidRDefault="00562900">
      <w:pPr>
        <w:pStyle w:val="Heading2"/>
        <w:rPr>
          <w:lang w:val="ro-RO"/>
        </w:rPr>
      </w:pPr>
      <w:r w:rsidRPr="00283DE6">
        <w:rPr>
          <w:lang w:val="ro-RO"/>
        </w:rPr>
        <w:t>3.1. Etape experimentale pentru tranziția de la concept la validare</w:t>
      </w:r>
    </w:p>
    <w:p w:rsidR="0002289C" w:rsidRPr="00283DE6" w:rsidRDefault="00562900">
      <w:pPr>
        <w:spacing w:after="80"/>
        <w:rPr>
          <w:lang w:val="ro-RO"/>
        </w:rPr>
      </w:pPr>
      <w:r>
        <w:rPr>
          <w:b/>
          <w:bCs/>
          <w:lang w:val="ro-RO"/>
        </w:rPr>
        <w:t xml:space="preserve">Etapa 1 — setup și protocoale (A1, L1–L3).</w:t>
      </w:r>
      <w:r>
        <w:rPr>
          <w:lang w:val="ro-RO"/>
        </w:rPr>
        <w:t xml:space="preserve"> Specificația sistemului M (L1.1); protocoalele P1–P11 cu praguri, metode statistice și formulare de consimțământ (L1.2); achiziția și calibrarea aparatelor (osciloscop, analizor de spectru, analizor de consum, cutie ecranată); bancul de test validat (M1, L3).</w:t>
      </w:r>
    </w:p>
    <w:p w:rsidR="0002289C" w:rsidRPr="00283DE6" w:rsidRDefault="00562900">
      <w:pPr>
        <w:spacing w:after="80"/>
        <w:rPr>
          <w:lang w:val="ro-RO"/>
        </w:rPr>
      </w:pPr>
      <w:r>
        <w:rPr>
          <w:b/>
          <w:bCs/>
          <w:lang w:val="ro-RO"/>
        </w:rPr>
        <w:t xml:space="preserve">Etapa 2 — de la componente la modelul de laborator S (A2, L2–L8).</w:t>
      </w:r>
      <w:r>
        <w:rPr>
          <w:lang w:val="ro-RO"/>
        </w:rPr>
        <w:t xml:space="preserve"> SoulOS pe AMOLED-ul 1,75″ (CO5300, push QSPI pe regiuni modificate) și măsurarea fps (P1) la fiecare modificare; calibrarea touch CST9217 (P2) și a giroscopului; subsistemul audio ES8311/ES7210 (2 microfoane + difuzor) și comenzile vocale offline; alimentarea (baterie LiPo 750 mAh, PMU AXP2101, încărcare în capsula OU), somnul ușor între cadre și modelul de consum (P9); carcasa SLA la scara S; SOUL Cloud găzduit în UE (împerechere, conectorul Claude, cheia proprie) și SOUL Memory. IE1 (L6): modelul rulează integrat, cu primele măsurători P1, P2, P5.</w:t>
      </w:r>
    </w:p>
    <w:p w:rsidR="0002289C" w:rsidRPr="00283DE6" w:rsidRDefault="00562900">
      <w:pPr>
        <w:spacing w:after="80"/>
        <w:rPr>
          <w:lang w:val="ro-RO"/>
        </w:rPr>
      </w:pPr>
      <w:r>
        <w:rPr>
          <w:b/>
          <w:bCs/>
          <w:lang w:val="ro-RO"/>
        </w:rPr>
        <w:t xml:space="preserve">Etapa 3 — validarea TRL 4 în laborator (A3, L6–L14).</w:t>
      </w:r>
      <w:r>
        <w:rPr>
          <w:lang w:val="ro-RO"/>
        </w:rPr>
        <w:t xml:space="preserve"> Teste de componente, apoi de sistem, pe protocoalele P1–P8; studiul de tastare cu N = 6 (P3, P4); analiza statistică și </w:t>
      </w:r>
      <w:r>
        <w:rPr>
          <w:b/>
          <w:bCs/>
          <w:lang w:val="ro-RO"/>
        </w:rPr>
        <w:t xml:space="preserve">decizia de poartă IE2 (L14)</w:t>
      </w:r>
      <w:r>
        <w:rPr>
          <w:lang w:val="ro-RO"/>
        </w:rPr>
        <w:t xml:space="preserve">: pragurile O1 atinse → go TRL 5; neatinse → alternativele tehnice (randare parțială, fereastră radio mai mare, antenă externă în talpă, alt model AI ales de proprietar, mai mult somn al ecranului) și, dacă nici acestea nu reușesc, Anexa 17.</w:t>
      </w:r>
    </w:p>
    <w:p w:rsidR="0002289C" w:rsidRPr="00283DE6" w:rsidRDefault="00562900">
      <w:pPr>
        <w:spacing w:after="80"/>
        <w:rPr>
          <w:lang w:val="ro-RO"/>
        </w:rPr>
      </w:pPr>
      <w:r>
        <w:rPr>
          <w:b/>
          <w:bCs/>
          <w:lang w:val="ro-RO"/>
        </w:rPr>
        <w:t xml:space="preserve">Etapa 4 — prototipul pre-serie (A4, L9–L17).</w:t>
      </w:r>
      <w:r>
        <w:rPr>
          <w:lang w:val="ro-RO"/>
        </w:rPr>
        <w:t xml:space="preserve"> PCB propriu rev A (L9–L13) și carcasă Al rev A (3 seturi); proiectarea/validarea antenei prin carcasă (serviciu CDI extern) și P8 pe rev A (≤ 8 dB); </w:t>
      </w:r>
      <w:r>
        <w:rPr>
          <w:b/>
          <w:bCs/>
          <w:lang w:val="ro-RO"/>
        </w:rPr>
        <w:t xml:space="preserve">după poarta IE2</w:t>
      </w:r>
      <w:r>
        <w:rPr>
          <w:lang w:val="ro-RO"/>
        </w:rPr>
        <w:t xml:space="preserve">: rev B, carcase rev B (5 + 15 seturi), 15 prototipuri, QC 15/15 (M3, L17); arhitectura EN 18031 (secure boot, OTA semnat).</w:t>
      </w:r>
    </w:p>
    <w:p w:rsidR="0002289C" w:rsidRPr="00283DE6" w:rsidRDefault="00562900">
      <w:pPr>
        <w:spacing w:after="80"/>
        <w:rPr>
          <w:lang w:val="ro-RO"/>
        </w:rPr>
      </w:pPr>
      <w:r>
        <w:rPr>
          <w:b/>
          <w:bCs/>
          <w:lang w:val="ro-RO"/>
        </w:rPr>
        <w:t xml:space="preserve">Etapa 5 — validarea TRL 5 în mediu relevant (A5, L16–L22).</w:t>
      </w:r>
      <w:r>
        <w:rPr>
          <w:lang w:val="ro-RO"/>
        </w:rPr>
        <w:t xml:space="preserve"> 15 unități la 12–15 utilizatori din BI, 4 săptămâni, telemetrie opt-in; protocoalele P1–P10 în teren și reproducerea controlată în laborator; 2 workshop-uri de testare; 2 sesiuni de pre-scan EMC/RF (P11); raportul TRL 5 (IE3, L22).</w:t>
      </w:r>
    </w:p>
    <w:p w:rsidR="0002289C" w:rsidRPr="00283DE6" w:rsidRDefault="00562900">
      <w:pPr>
        <w:pStyle w:val="Heading2"/>
        <w:rPr>
          <w:lang w:val="ro-RO"/>
        </w:rPr>
      </w:pPr>
      <w:r w:rsidRPr="00283DE6">
        <w:rPr>
          <w:lang w:val="ro-RO"/>
        </w:rPr>
        <w:t>3.2. Activități de integrare, testare și demonstrare a funcționalității</w:t>
      </w:r>
    </w:p>
    <w:p w:rsidR="0002289C" w:rsidRPr="00283DE6" w:rsidRDefault="00562900">
      <w:pPr>
        <w:spacing w:after="80"/>
        <w:rPr>
          <w:lang w:val="ro-RO"/>
        </w:rPr>
      </w:pPr>
      <w:r>
        <w:rPr>
          <w:b/>
          <w:bCs/>
          <w:lang w:val="ro-RO"/>
        </w:rPr>
        <w:t xml:space="preserve">Integrare.</w:t>
      </w:r>
      <w:r>
        <w:rPr>
          <w:lang w:val="ro-RO"/>
        </w:rPr>
        <w:t xml:space="preserve"> Integrarea se face incremental, cu un singur depozit git și build-uri reproductibile (PlatformIO), astfel încât orice regresie (fps, consum, RF) să fie legată de un commit. Ordinea: afișaj + touch + IMU → audio → alimentare → AI-ul proprietarului + memoria → carcasă. Fiecare pas are un test de acceptanță din P1–P9 rulat automat sau semi-automat (log serial, telemetrie).</w:t>
      </w:r>
    </w:p>
    <w:p w:rsidR="0002289C" w:rsidRPr="00283DE6" w:rsidRDefault="00562900">
      <w:pPr>
        <w:spacing w:after="80"/>
        <w:rPr>
          <w:lang w:val="ro-RO"/>
        </w:rPr>
      </w:pPr>
      <w:r>
        <w:rPr>
          <w:b/>
          <w:bCs/>
          <w:lang w:val="ro-RO"/>
        </w:rPr>
        <w:t xml:space="preserve">Testare în laborator.</w:t>
      </w:r>
      <w:r>
        <w:rPr>
          <w:lang w:val="ro-RO"/>
        </w:rPr>
        <w:t xml:space="preserve"> Măsurătorile fizice (RSSI, consum, semnale) se fac în cutia ecranată și cu aparatura din proiect, cu trei configurații de referință (placă goală, carcasă SLA, carcasă Al rev A/B), pentru a izola efectul carcasei. Studiile cu utilizatori folosesc fraze MacKenzie–Soukoreff (EN) și un set echivalent RO, 15 min de acomodare, sesiuni repetate; indicatorii WPM, UER, CER se calculează din logurile de tastare.</w:t>
      </w:r>
    </w:p>
    <w:p w:rsidR="0002289C" w:rsidRPr="00283DE6" w:rsidRDefault="00562900">
      <w:pPr>
        <w:spacing w:after="80"/>
        <w:rPr>
          <w:lang w:val="ro-RO"/>
        </w:rPr>
      </w:pPr>
      <w:r>
        <w:rPr>
          <w:b/>
          <w:bCs/>
          <w:lang w:val="ro-RO"/>
        </w:rPr>
        <w:t xml:space="preserve">Demonstrare în condiții relevante.</w:t>
      </w:r>
      <w:r>
        <w:rPr>
          <w:lang w:val="ro-RO"/>
        </w:rPr>
        <w:t xml:space="preserve"> Unitățile rulează firmware-ul SoulOS și SOUL Cloud (UE) finale, cu AI-ul fiecărui participant (contul lui; o cheie de test a proiectului, cu limită de cost, doar pentru cine nu are cont), pe rețele Wi-Fi casnice reale, cu zgomot ambiental real, la utilizatori reali din BI (panel cu ≥ 40 % femei, ≥ 3 persoane peste 55 de ani, ≥ 2 persoane cu deficiențe de vedere/motorii). Telemetria opt-in înregistrează fps, crash-uri, comenzi offline reușite, latențe, RSSI/PDR, autonomia. Analiza: mediană, p5/p90, intervale de încredere 95 % (bootstrap), comparație cu baseline-ul TRL 3 și cu pragurile O3; abaterile se explică explicit în raportul TRL 5.</w:t>
      </w:r>
    </w:p>
    <w:p w:rsidR="0002289C" w:rsidRPr="00283DE6" w:rsidRDefault="00562900">
      <w:pPr>
        <w:pStyle w:val="Heading2"/>
        <w:rPr>
          <w:lang w:val="ro-RO"/>
        </w:rPr>
      </w:pPr>
      <w:r w:rsidRPr="00283DE6">
        <w:rPr>
          <w:lang w:val="ro-RO"/>
        </w:rPr>
        <w:t>3.3. Metodologie de validare — protocoale, criterii și mediu de testare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900"/>
        <w:gridCol w:w="3000"/>
        <w:gridCol w:w="2530"/>
        <w:gridCol w:w="1900"/>
      </w:tblGrid>
      <w:tr w:rsidR="0002289C" w:rsidRPr="00283DE6" w:rsidTr="00C76926">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Nr.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Activitate / experiment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Protocol de testare</w:t>
            </w:r>
          </w:p>
        </w:tc>
        <w:tc>
          <w:tcPr>
            <w:tcW w:w="25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Criterii de validare (praguri)</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Mediu de testare</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fps la animația ochilor (H1)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contor de cadre în firmware, log serial/telemetrie; 60 min; Wi-Fi + BLE active; toate cele 31 de expresii; baseline: X2</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median ≥ 30 fps, p5 ≥ 24</w:t>
            </w:r>
          </w:p>
          <w:p w:rsidR="0002289C" w:rsidRPr="00283DE6" w:rsidRDefault="00562900" w:rsidP="00C76926">
            <w:pPr>
              <w:spacing w:after="40"/>
              <w:jc w:val="center"/>
              <w:rPr>
                <w:lang w:val="ro-RO"/>
              </w:rPr>
            </w:pPr>
            <w:r>
              <w:rPr>
                <w:lang w:val="ro-RO"/>
              </w:rPr>
              <w:t xml:space="preserve">TRL 5: median ≥ 30, p5 ≥ 24 pe 15 unități; 0 artefacte de drift raportate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Precizia touch (H2)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grilă de ținte de 5,1 mm (tasta S) pe tot discul, inclusiv bordura, pe SOUL S; 200 de atingeri/persoană (baseline TRL 3: ținte de 6,7 mm pe prototipul M, X3); baseline: X3</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 97 % (N = 6)</w:t>
            </w:r>
          </w:p>
          <w:p w:rsidR="0002289C" w:rsidRPr="00283DE6" w:rsidRDefault="00562900" w:rsidP="00C76926">
            <w:pPr>
              <w:spacing w:after="40"/>
              <w:jc w:val="center"/>
              <w:rPr>
                <w:lang w:val="ro-RO"/>
              </w:rPr>
            </w:pPr>
            <w:r>
              <w:rPr>
                <w:lang w:val="ro-RO"/>
              </w:rPr>
              <w:t xml:space="preserve">TRL 5: ≥ 97 % (N ≥ 12)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Viteza și acuratețea tastării (H2)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set de fraze MacKenzie–Soukoreff (EN) + set RO; 15 min de acomodare; WPM, UER, CER; baseline: X4</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 15 WPM, UER ≤ 5 % (N = 6)</w:t>
            </w:r>
          </w:p>
          <w:p w:rsidR="0002289C" w:rsidRPr="00283DE6" w:rsidRDefault="00562900" w:rsidP="00C76926">
            <w:pPr>
              <w:spacing w:after="40"/>
              <w:jc w:val="center"/>
              <w:rPr>
                <w:lang w:val="ro-RO"/>
              </w:rPr>
            </w:pPr>
            <w:r>
              <w:rPr>
                <w:lang w:val="ro-RO"/>
              </w:rPr>
              <w:t xml:space="preserve">TRL 5: ≥ 20 WPM, UER ≤ 3 % (N ≥ 12)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Diacritice RO automate (H2)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corpus de 300 de cuvinte RO</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 90 % corecte</w:t>
            </w:r>
          </w:p>
          <w:p w:rsidR="0002289C" w:rsidRPr="00283DE6" w:rsidRDefault="00562900" w:rsidP="00C76926">
            <w:pPr>
              <w:spacing w:after="40"/>
              <w:jc w:val="center"/>
              <w:rPr>
                <w:lang w:val="ro-RO"/>
              </w:rPr>
            </w:pPr>
            <w:r>
              <w:rPr>
                <w:lang w:val="ro-RO"/>
              </w:rPr>
              <w:t xml:space="preserve">TRL 5: ≥ 95 % corecte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Succesul offline (text și voce) (H3)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corpus de 200 de comenzi RO/EN scrise (alarme, mementouri, notițe, cronometre, liste) + 100 de comenzi vocale EN (ESP-SR, pe unitățile cu microfon), fără internet; baseline: X5</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 90 %</w:t>
            </w:r>
          </w:p>
          <w:p w:rsidR="0002289C" w:rsidRPr="00283DE6" w:rsidRDefault="00562900" w:rsidP="00C76926">
            <w:pPr>
              <w:spacing w:after="40"/>
              <w:jc w:val="center"/>
              <w:rPr>
                <w:lang w:val="ro-RO"/>
              </w:rPr>
            </w:pPr>
            <w:r>
              <w:rPr>
                <w:lang w:val="ro-RO"/>
              </w:rPr>
              <w:t xml:space="preserve">TRL 5: ≥ 90 % pe comenzile reale din teren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Latența unui tur AI end-to-end (H3)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de la trimiterea întrebării pe SOUL la începutul răspunsului pe ecran; 100 de ture; Wi-Fi casnic; AI-ul proprietarului (Claude/ChatGPT), direct cu cheia proprie sau prin SOUL Cloud (UE); baseline: X6</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p50 ≤ 1,8 s, p90 ≤ 3 s</w:t>
            </w:r>
          </w:p>
          <w:p w:rsidR="0002289C" w:rsidRPr="00283DE6" w:rsidRDefault="00562900" w:rsidP="00C76926">
            <w:pPr>
              <w:spacing w:after="40"/>
              <w:jc w:val="center"/>
              <w:rPr>
                <w:lang w:val="ro-RO"/>
              </w:rPr>
            </w:pPr>
            <w:r>
              <w:rPr>
                <w:lang w:val="ro-RO"/>
              </w:rPr>
              <w:t xml:space="preserve">TRL 5: p50 ≤ 1,5 s, p90 ≤ 2,5 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Degradarea controlată + portabilitatea memoriei (H3)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se taie rețeaua sau cheia API în 50 de scenarii; se schimbă AI-ul conectat în 10 scenarii (Claude ↔ ChatGPT ↔ offline)</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100 % fără blocare; răspuns local; 100 % din memorie păstrată</w:t>
            </w:r>
          </w:p>
          <w:p w:rsidR="0002289C" w:rsidRPr="00283DE6" w:rsidRDefault="00562900" w:rsidP="00C76926">
            <w:pPr>
              <w:spacing w:after="40"/>
              <w:jc w:val="center"/>
              <w:rPr>
                <w:lang w:val="ro-RO"/>
              </w:rPr>
            </w:pPr>
            <w:r>
              <w:rPr>
                <w:lang w:val="ro-RO"/>
              </w:rPr>
              <w:t xml:space="preserve">TRL 5: 100 %; ≥ 99 % sesiuni fără crash (telemetrie); 100 % din memorie păstrată</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RF prin carcasă (H4)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RSSI în cutia ecranată și la 1/3/5/10 m: placă goală vs. SLA vs. Al rev A/B; pachete pierdute BLE; baseline: X7</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atenuare ≤ 8 dB (rev A)</w:t>
            </w:r>
          </w:p>
          <w:p w:rsidR="0002289C" w:rsidRPr="00283DE6" w:rsidRDefault="00562900" w:rsidP="00C76926">
            <w:pPr>
              <w:spacing w:after="40"/>
              <w:jc w:val="center"/>
              <w:rPr>
                <w:lang w:val="ro-RO"/>
              </w:rPr>
            </w:pPr>
            <w:r>
              <w:rPr>
                <w:lang w:val="ro-RO"/>
              </w:rPr>
              <w:t xml:space="preserve">TRL 5: ≤ 6 dB (rev B); legătură stabilă ≥ 10 m în interior; PDR ≥ 99 %; reconectare ≤ 3 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Autonomie și consum (H5)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analizor de consum; profil tipic definit (ecran activ ~1 h/zi, ecran stins/somn restul zilei, 50 de întrebări AI, BLE conectat); baterie LiPo 750 mAh (603040) pe S, estimare ~27 h [estimare]; baseline TRL 3: consumul prototipului M (2.8C, 1500 mAh) din X8; baseline: X8</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modelul de consum validat ± 15 %</w:t>
            </w:r>
          </w:p>
          <w:p w:rsidR="0002289C" w:rsidRPr="00283DE6" w:rsidRDefault="00562900" w:rsidP="00C76926">
            <w:pPr>
              <w:spacing w:after="40"/>
              <w:jc w:val="center"/>
              <w:rPr>
                <w:lang w:val="ro-RO"/>
              </w:rPr>
            </w:pPr>
            <w:r>
              <w:rPr>
                <w:lang w:val="ro-RO"/>
              </w:rPr>
              <w:t xml:space="preserve">TRL 5: ≥ 24 h în profil tipic</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P10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Reparabilitate + utilizabilitate (H5)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cronometrarea înlocuirii bateriei (Torx) de către utilizatori neexperți; chestionar SUS; test de accesibilitate (voce, modul „taste mari”, contrast)</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procedura documentată; ≤ 10 min (N = 3)</w:t>
            </w:r>
          </w:p>
          <w:p w:rsidR="0002289C" w:rsidRPr="00283DE6" w:rsidRDefault="00562900" w:rsidP="00C76926">
            <w:pPr>
              <w:spacing w:after="40"/>
              <w:jc w:val="center"/>
              <w:rPr>
                <w:lang w:val="ro-RO"/>
              </w:rPr>
            </w:pPr>
            <w:r>
              <w:rPr>
                <w:lang w:val="ro-RO"/>
              </w:rPr>
              <w:t xml:space="preserve">TRL 5: ≤ 5 min, 100 % reușită (N ≥ 10); SUS ≥ 75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laborator ARTEMIS; TRL 5: mediu relevant (BI)</w:t>
            </w:r>
          </w:p>
        </w:tc>
      </w:tr>
      <w:tr w:rsidR="0002289C" w:rsidRPr="00283DE6" w:rsidTr="00C76926">
        <w:trPr>
          <w:cantSplit/>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P11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Pre-scan EMC/RF (EN 300 328, EN 301 489-1/-17) (–)</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laborator acreditat, 2 sesiuni (rev A, rev B)</w:t>
            </w:r>
          </w:p>
        </w:tc>
        <w:tc>
          <w:tcPr>
            <w:tcW w:w="25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TRL 4: –</w:t>
            </w:r>
          </w:p>
          <w:p w:rsidR="0002289C" w:rsidRPr="00283DE6" w:rsidRDefault="00562900" w:rsidP="00C76926">
            <w:pPr>
              <w:spacing w:after="40"/>
              <w:jc w:val="center"/>
              <w:rPr>
                <w:lang w:val="ro-RO"/>
              </w:rPr>
            </w:pPr>
            <w:r>
              <w:rPr>
                <w:lang w:val="ro-RO"/>
              </w:rPr>
              <w:t xml:space="preserve">TRL 5: 0 depășiri, marjă ≥ 3 dB (rev B)</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laborator EMC/RF acreditat</w:t>
            </w:r>
          </w:p>
        </w:tc>
      </w:tr>
    </w:tbl>
    <w:p w:rsidR="0002289C" w:rsidRPr="00283DE6" w:rsidRDefault="00562900">
      <w:pPr>
        <w:spacing w:after="80"/>
        <w:rPr>
          <w:lang w:val="ro-RO"/>
        </w:rPr>
      </w:pPr>
      <w:r>
        <w:rPr>
          <w:lang w:val="ro-RO"/>
        </w:rPr>
        <w:t xml:space="preserve">Mediul relevant la TRL 5 (Anexa 18): configurația e „similară aplicației finale în aproape toate aspectele” (PCB propriu, carcasă finală din aluminiu, baterie finală, firmware SoulOS + SOUL Cloud găzduit în UE) și rulează în condițiile reale de utilizare (locuințe și birouri din BI, rețele Wi-Fi casnice, zgomot ambiental, utilizatori reali), completate cu reproducerea controlată în laborator (cutie ecranată, atenuare calibrată). Diferențele față de produsul final (fără certificare CE, fără ambalaj, fără producție în serie) se analizează explicit în raportul TRL 5.</w:t>
      </w:r>
    </w:p>
    <w:p w:rsidR="0002289C" w:rsidRPr="00283DE6" w:rsidRDefault="00562900">
      <w:pPr>
        <w:spacing w:after="80"/>
        <w:rPr>
          <w:lang w:val="ro-RO"/>
        </w:rPr>
      </w:pPr>
      <w:r>
        <w:rPr>
          <w:lang w:val="ro-RO"/>
        </w:rPr>
        <w:t xml:space="preserve">Etică și date: consimțământ informat, telemetrie opt-in, pseudonimizare, ștergerea datelor la final, fără înregistrarea audio brută (comenzile vocale offline se recunosc pe dispozitiv), export și ștergere a contului la cerere (GDPR). Informare AI Act art. 50 la prima pornire. Participanții își folosesc propriul AI; produsul nu include AI.</w:t>
      </w:r>
    </w:p>
    <w:p w:rsidR="00283DE6" w:rsidRDefault="00283DE6" w:rsidP="00283DE6">
      <w:pPr>
        <w:tabs>
          <w:tab w:val="left" w:pos="980"/>
        </w:tabs>
        <w:spacing w:after="80"/>
        <w:rPr>
          <w:lang w:val="ro-RO"/>
        </w:rPr>
      </w:pPr>
      <w:r>
        <w:rPr>
          <w:lang w:val="ro-RO"/>
        </w:rPr>
        <w:tab/>
      </w:r>
    </w:p>
    <w:p w:rsidR="0002289C" w:rsidRPr="00283DE6" w:rsidRDefault="00562900" w:rsidP="00283DE6">
      <w:pPr>
        <w:tabs>
          <w:tab w:val="left" w:pos="980"/>
        </w:tabs>
        <w:spacing w:after="80"/>
        <w:rPr>
          <w:lang w:val="ro-RO"/>
        </w:rPr>
      </w:pPr>
      <w:r w:rsidRPr="00283DE6">
        <w:rPr>
          <w:b/>
          <w:bCs/>
          <w:color w:val="1F3864"/>
          <w:sz w:val="28"/>
          <w:szCs w:val="28"/>
          <w:lang w:val="ro-RO"/>
        </w:rPr>
        <w:t>IV. RESURSE ȘI INFRASTRUCTURĂ DE CERCETARE</w:t>
      </w:r>
    </w:p>
    <w:p w:rsidR="0002289C" w:rsidRPr="00283DE6" w:rsidRDefault="00562900">
      <w:pPr>
        <w:pStyle w:val="Heading2"/>
        <w:rPr>
          <w:lang w:val="ro-RO"/>
        </w:rPr>
      </w:pPr>
      <w:r w:rsidRPr="00283DE6">
        <w:rPr>
          <w:lang w:val="ro-RO"/>
        </w:rPr>
        <w:t>4.1. Infrastructura disponibilă pentru activitățile de validare</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0"/>
        <w:gridCol w:w="2600"/>
        <w:gridCol w:w="3200"/>
        <w:gridCol w:w="2000"/>
        <w:gridCol w:w="17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Nr.</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Laborator / echipament / platformă / software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Caracteristici relevante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Proprietar / acces</w:t>
            </w:r>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rsidP="00C76926">
            <w:pPr>
              <w:spacing w:after="40"/>
              <w:jc w:val="center"/>
              <w:rPr>
                <w:lang w:val="ro-RO"/>
              </w:rPr>
            </w:pPr>
            <w:r w:rsidRPr="00283DE6">
              <w:rPr>
                <w:b/>
                <w:bCs/>
                <w:color w:val="FFFFFF"/>
                <w:lang w:val="ro-RO"/>
              </w:rPr>
              <w:t>Activitatea(ile) deservite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Laborator electronic ARTEMIS (sediul social, București)</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banc de lucru, stație de lipit; după contract: osciloscop ≥ 200 MHz, analizor de spectru ≥ 3 GHz, analizor de consum, cutie ecranată ≥ 60 dB, stație PC, imprimantă 3D SLA (liniile 5–10 ale bugetului)</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propriu (spațiu </w:t>
            </w:r>
            <w:r>
              <w:rPr>
                <w:highlight w:val="yellow"/>
                <w:lang w:val="ro-RO"/>
              </w:rPr>
              <w:t xml:space="preserve">[A: proprietate/chirie/comodat]</w:t>
            </w:r>
            <w:r>
              <w:rPr>
                <w:lang w:val="ro-RO"/>
              </w:rPr>
              <w:t xml:space="preserve">); aparatele se achiziționează în proiect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A1–A5</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Placa de dezvoltare Waveshare ESP32-S3-Touch-LCD-2.8C (prototipul de banc SOUL M, pentru TRL 3) + simulatorul pe PC</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ESP32-S3R8 (8 MB PSRAM, 16 MB flash), IPS 2,8″ 480×480, GT911, QMI8658, RTC, buzzer; simulatorul produce cadrele reale ale motorului</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proprii (placa comandată din fonduri proprii, în afara bugetului; încă netestată)</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X1–X8, A1–A3</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Laborator EMC/RF acreditat </w:t>
            </w:r>
            <w:r>
              <w:rPr>
                <w:highlight w:val="yellow"/>
                <w:lang w:val="ro-RO"/>
              </w:rPr>
              <w:t xml:space="preserve">[denumire]</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pre-scan EN 300 328 / EN 301 489-1/-17, 2 sesiuni</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contract de servicii; ofertă + scrisoare de disponibilitate </w:t>
            </w:r>
            <w:r>
              <w:rPr>
                <w:highlight w:val="yellow"/>
                <w:lang w:val="ro-RO"/>
              </w:rPr>
              <w:t xml:space="preserve">[de anexat]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A5 (P11)</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4</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Organizație de cercetare parteneră </w:t>
            </w:r>
            <w:r>
              <w:rPr>
                <w:highlight w:val="yellow"/>
                <w:lang w:val="ro-RO"/>
              </w:rPr>
              <w:t xml:space="preserve">[UPB ETTI / IMT București / ICI — de confirmat]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expertiză RF/antene, acces la camera anecoică, recrutarea studentului</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acord de colaborare / scrisoare de intenție </w:t>
            </w:r>
            <w:r>
              <w:rPr>
                <w:highlight w:val="yellow"/>
                <w:lang w:val="ro-RO"/>
              </w:rPr>
              <w:t xml:space="preserve">[de anexat]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A4, A5</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Ateliere CNC și fabricanți PCB (RO/UE/internaționali)</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CNC Al 6061 + anodizare (3 + 5 + 15 seturi); PCB rev A/B fabricare + asamblare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contracte de servicii; câte 2 oferte pe linie </w:t>
            </w:r>
            <w:r>
              <w:rPr>
                <w:highlight w:val="yellow"/>
                <w:lang w:val="ro-RO"/>
              </w:rPr>
              <w:t xml:space="preserve">[de anexat]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A4</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6</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Software și date</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Git, PlatformIO, KiCad, CadQuery (open-source); SaaS: API AI pentru teste (chei cu limită de cost) și CAD (linia 18a); infrastructura cloud de test în UE pentru SOUL Cloud, folosită doar în validare (linia 18b); corpusuri proprii RO/EN (200 de comenzi, 300 de cuvinte, fraze de tastare)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licențe open-source / SaaS / proprii</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rsidP="00C76926">
            <w:pPr>
              <w:spacing w:after="40"/>
              <w:jc w:val="center"/>
              <w:rPr>
                <w:lang w:val="ro-RO"/>
              </w:rPr>
            </w:pPr>
            <w:r>
              <w:rPr>
                <w:lang w:val="ro-RO"/>
              </w:rPr>
              <w:t xml:space="preserve">toate</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4.2. Afilieri academice, parteneriate și acorduri cu organizații de cercetare</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0"/>
        <w:gridCol w:w="2500"/>
        <w:gridCol w:w="1400"/>
        <w:gridCol w:w="3300"/>
        <w:gridCol w:w="23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Organizație partener</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Tip</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Aport/contribuție în proiect</w:t>
            </w:r>
          </w:p>
        </w:tc>
        <w:tc>
          <w:tcPr>
            <w:tcW w:w="2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Document doveditor (anexat)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[Universitatea Politehnica București — Facultatea ETTI / IMT / ICI]</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Universitate / INCD</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expertiză RF/antene, acces la laborator/camera anecoică, sprijin pentru recrutarea studentului, eventual serviciul CDI pentru antenă (linia 16)</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Scrisoare de intenție / acord de colaborare </w:t>
            </w:r>
            <w:r>
              <w:rPr>
                <w:highlight w:val="yellow"/>
                <w:lang w:val="ro-RO"/>
              </w:rPr>
              <w:t xml:space="preserve">[anexa nr. …]</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[Laborator EMC/RF acreditat]</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Laborator de testare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pre-testare EMC/RF (P11)</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Ofertă + scrisoare de disponibilitate </w:t>
            </w:r>
            <w:r>
              <w:rPr>
                <w:highlight w:val="yellow"/>
                <w:lang w:val="ro-RO"/>
              </w:rPr>
              <w:t xml:space="preserve">[anexa nr. …]</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[Living lab / hub de inovare din BI]</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Organizație de inovare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găzduirea workshop-urilor de testare și a unei părți din panelul TRL 5</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Scrisoare de intenție </w:t>
            </w:r>
            <w:r>
              <w:rPr>
                <w:highlight w:val="yellow"/>
                <w:lang w:val="ro-RO"/>
              </w:rPr>
              <w:t xml:space="preserve">[anexa nr. …]</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[Asociație a persoanelor cu dizabilități]</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ONG</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recrutarea a ≥ 2 participanți cu deficiențe de vedere/motorii; testul de accesibilitate cu raport public</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Scrisoare de intenție </w:t>
            </w:r>
            <w:r>
              <w:rPr>
                <w:highlight w:val="yellow"/>
                <w:lang w:val="ro-RO"/>
              </w:rPr>
              <w:t xml:space="preserve">[anexa nr. …]</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[Firmă de software care folosește Claude Code]</w:t>
            </w:r>
            <w:r>
              <w:rPr>
                <w:lang w:val="ro-RO"/>
              </w:rPr>
              <w:t xml:space="preserve"> / </w:t>
            </w:r>
            <w:r>
              <w:rPr>
                <w:highlight w:val="yellow"/>
                <w:lang w:val="ro-RO"/>
              </w:rPr>
              <w:t xml:space="preserve">[retailer-distribuitor]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IMM</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pilot cu 3–5 utilizatori în TRL 5 / distribuție după validare</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Scrisori de intenție cu cele 7 elemente (Grila 4.2) </w:t>
            </w:r>
            <w:r>
              <w:rPr>
                <w:highlight w:val="yellow"/>
                <w:lang w:val="ro-RO"/>
              </w:rPr>
              <w:t xml:space="preserve">[anexa nr. …]</w:t>
            </w:r>
          </w:p>
        </w:tc>
      </w:tr>
    </w:tbl>
    <w:p w:rsidR="0002289C" w:rsidRPr="00283DE6" w:rsidRDefault="00562900">
      <w:pPr>
        <w:spacing w:after="80"/>
        <w:rPr>
          <w:lang w:val="ro-RO"/>
        </w:rPr>
      </w:pPr>
      <w:r>
        <w:rPr>
          <w:lang w:val="ro-RO"/>
        </w:rPr>
        <w:t xml:space="preserve">Resursele umane pentru TRL superior: coordonator tehnic/științific (≥ 5 ani în sisteme embedded) </w:t>
      </w:r>
      <w:r>
        <w:rPr>
          <w:highlight w:val="yellow"/>
          <w:lang w:val="ro-RO"/>
        </w:rPr>
        <w:t xml:space="preserve">[Nume]</w:t>
      </w:r>
      <w:r>
        <w:rPr>
          <w:lang w:val="ro-RO"/>
        </w:rPr>
        <w:t xml:space="preserve">, inginer embedded/firmware (≥ 2 ani) </w:t>
      </w:r>
      <w:r>
        <w:rPr>
          <w:highlight w:val="yellow"/>
          <w:lang w:val="ro-RO"/>
        </w:rPr>
        <w:t xml:space="preserve">[Nume]</w:t>
      </w:r>
      <w:r>
        <w:rPr>
          <w:lang w:val="ro-RO"/>
        </w:rPr>
        <w:t xml:space="preserve">, student cercetare ≤ 24 ani </w:t>
      </w:r>
      <w:r>
        <w:rPr>
          <w:highlight w:val="yellow"/>
          <w:lang w:val="ro-RO"/>
        </w:rPr>
        <w:t xml:space="preserve">[Nume]</w:t>
      </w:r>
      <w:r>
        <w:rPr>
          <w:lang w:val="ro-RO"/>
        </w:rPr>
        <w:t xml:space="preserve">, manager de proiect (Andu); CV-urile și declarațiile de disponibilitate se anexează la CF. Pentru TRL 6–9 (post-proiect): certificare CE/RED + EN 18031 la un laborator notificat, PCB rev C cu modul radio certificat, scule de producție (Planul de afaceri, Secțiunea VI).</w:t>
      </w:r>
    </w:p>
    <w:p w:rsidR="0002289C" w:rsidRPr="00283DE6" w:rsidRDefault="0002289C">
      <w:pPr>
        <w:spacing w:after="80"/>
        <w:rPr>
          <w:lang w:val="ro-RO"/>
        </w:rPr>
      </w:pPr>
    </w:p>
    <w:p w:rsidR="0002289C" w:rsidRPr="00283DE6" w:rsidRDefault="00562900">
      <w:pPr>
        <w:pStyle w:val="Heading1"/>
        <w:rPr>
          <w:lang w:val="ro-RO"/>
        </w:rPr>
      </w:pPr>
      <w:r w:rsidRPr="00283DE6">
        <w:rPr>
          <w:lang w:val="ro-RO"/>
        </w:rPr>
        <w:t>V. PLAN DE LUCRU ȘTIINȚIFIC ȘI TEHNOLOGIC</w:t>
      </w:r>
    </w:p>
    <w:tbl>
      <w:tblPr>
        <w:tblW w:w="1008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trPr>
          <w:cantSplit/>
        </w:trPr>
        <w:tc>
          <w:tcPr>
            <w:tcW w:w="10080" w:type="dxa"/>
            <w:shd w:val="clear" w:color="auto" w:fill="FBE5D6"/>
            <w:tcMar>
              <w:top w:w="80" w:type="dxa"/>
              <w:left w:w="120" w:type="dxa"/>
              <w:bottom w:w="80" w:type="dxa"/>
              <w:right w:w="120" w:type="dxa"/>
            </w:tcMar>
          </w:tcPr>
          <w:p w:rsidR="0002289C" w:rsidRPr="00283DE6" w:rsidRDefault="00562900" w:rsidP="00747572">
            <w:pPr>
              <w:spacing w:before="40" w:after="60"/>
              <w:jc w:val="both"/>
              <w:rPr>
                <w:lang w:val="ro-RO"/>
              </w:rPr>
            </w:pPr>
            <w:r w:rsidRPr="00283DE6">
              <w:rPr>
                <w:b/>
                <w:bCs/>
                <w:color w:val="843C0C"/>
                <w:lang w:val="ro-RO"/>
              </w:rPr>
              <w:t xml:space="preserve">⚠ Atenție: </w:t>
            </w:r>
            <w:r w:rsidRPr="00283DE6">
              <w:rPr>
                <w:lang w:val="ro-RO"/>
              </w:rPr>
              <w:t xml:space="preserve">Această secțiune este complementară și NU se suprapune cu Secțiunea III. Secțiunea III descrie CE activități și CUM (metodologie, protocoale, criterii). Secțiunea V descrie CÂND, CE LIVRABILE și ÎN CE ORDINE (etapizare, dependențe, milestone-uri). </w:t>
            </w:r>
          </w:p>
        </w:tc>
      </w:tr>
    </w:tbl>
    <w:p w:rsidR="0002289C" w:rsidRPr="00283DE6" w:rsidRDefault="00562900">
      <w:pPr>
        <w:pStyle w:val="Heading2"/>
        <w:rPr>
          <w:lang w:val="ro-RO"/>
        </w:rPr>
      </w:pPr>
      <w:r w:rsidRPr="00283DE6">
        <w:rPr>
          <w:lang w:val="ro-RO"/>
        </w:rPr>
        <w:t>5.1. Etapizarea activităților (A1–A5) cu obiective, livrabile și indicatori</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3700"/>
        <w:gridCol w:w="850"/>
        <w:gridCol w:w="1000"/>
        <w:gridCol w:w="2000"/>
        <w:gridCol w:w="1880"/>
      </w:tblGrid>
      <w:tr w:rsidR="0002289C" w:rsidRPr="00283DE6" w:rsidTr="00747572">
        <w:trPr>
          <w:cantSplit/>
          <w:tblHeader/>
          <w:jc w:val="cent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Cod</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Denumire activitate</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TRL atins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Lună start – lună sfârșit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Livrabile măsurabile</w:t>
            </w:r>
          </w:p>
        </w:tc>
        <w:tc>
          <w:tcPr>
            <w:tcW w:w="1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Indicatori de finalizare (milestone)</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A1</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Specificații, protocoale experimentale, setup de laborator</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3 → 3+</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L1–L3</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L1.1 Specificație; L1.2 Protocoale; M1 Banc de test validat (L3)</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M1 banc de test validat (L3)</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A2</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Modelul de laborator S integrat: SoulOS pe ESP32-S3 (placa Waveshare ESP32-S3-Touch-AMOLED-1.75: AMOLED rotund 1,75″ 466×466 CO5300 pe QSPI, touch CST9217, IMU QMI8658, RTC PCF85063, PMU AXP2101), audio pe placă (2 microfoane MEMS, codecuri ES7210 + ES8311, difuzor), baterie LiPo 750 mAh (603040), carcasă SLA la scara S (~63 × 70,8 × 23 mm), comenzi vocale offline EN (ESP-SR), conectarea AI-ului proprietarului (cheie proprie, conectorul Claude prin SOUL Cloud în UE, SOUL Bridge), memoria SOUL Memory pe dispozitiv</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3 → 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L2–L8</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L2.1 Model de laborator funcțional; IE1 (L6): raport intermediar CDI</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IE1 (L6): model integrat funcțional; P1, P2, P5 măsurate</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A3</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Validarea TRL 4 în laborator (protocoalele P1–P8) + analiza rezultatelor + raportul de etapă TRL 4</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L6–L14</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R1 Raport TRL 4 (L14) = IE2; decizia go/no-go TRL 5</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IE2 (L14): pragurile O1 atinse; go/no-go</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A4</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Prototipul pre-serie SOUL S: PCB propriu rotund ~46 mm (ESP32-S3-WROOM-1-N16R8, panou AMOLED 1,75″ 466×466 gol, CO5300/QSPI, touch, QMI8658, RTC, PMU clasa AXP2101, codecuri ES8311 + ES7210, 2 microfoane MEMS, difuzor, încărcare, pini pentru capsula OU) [estimare: arhitectura EVT din docs/12 §1.2], antenă prin fereastră polimerică, carcasă CNC Al 6061 anodizată, forma MĂRGĂRITAR, rev A (3 seturi) și rev B (5 + 15 seturi), baterie înlocuibilă, capsula OU; securitatea EN 18031 (secure boot, OTA semnat)</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4 → 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L9–L17</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L4.1 PCB rev A testat; M3 15 prototipuri (L17)</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M3 (L17): 15/15 prototipuri trec QC; P8 ≤ 8 dB pe rev A</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A5</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Validarea TRL 5 în mediu relevant: 15 unități la 12–15 utilizatori din BI (case, birouri, un living lab), 4 săptămâni, telemetrie opt-in; fiecare participant folosește modul offline și propriul AI (cont Anthropic/OpenAI propriu; cine nu are cont primește o cheie de test a proiectului cu limită de cost, doar pe durata testului); protocoalele P1–P10; 2 workshop-uri de testare; pre-testare EMC/RF (2 sesiuni)</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L16–L22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R2 Raport TRL 5 (L22) = IE3</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IE3 (L22): pragurile O3 atinse</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A6</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Protecția IP și valorificarea: căutare de anteriorități (L1–L3), marcă UE (≤ L6), design UE pentru elementele noi din proiect (≤ L18; forma MĂRGĂRITAR, deja publică, se depune înainte de 24.09.2027, în afara bugetului), evaluarea brevetabilității doar pentru soluțiile nepublicate (L12–L18); customer discovery (≥ 30 de interviuri), transformarea scrisorilor de intenție în acorduri, planul de comercializare</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L1–L24</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R3 (L18), R5 (L24)</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cereri EUIPO depuse (marcă ≤ L6, design elemente noi ≤ L18); ≥ 2 acorduri (L24)</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A7</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Diseminare: manuscris (după depunerea cererilor IP pentru elementele nepublicate), trimitere la o revistă OA peer-review (≤ L20), preprint în repozitoriu OA (Zenodo), prezentare la o conferință/târg, demo public</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L14–L24</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R4</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manuscris trimis OA peer-review (≤ L20); prezentare (≤ L24)</w:t>
            </w:r>
          </w:p>
        </w:tc>
      </w:tr>
      <w:tr w:rsidR="0002289C" w:rsidRPr="00283DE6" w:rsidTr="00747572">
        <w:trPr>
          <w:cantSplit/>
          <w:jc w:val="center"/>
        </w:trPr>
        <w:tc>
          <w:tcPr>
            <w:tcW w:w="6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A8</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Management, audit financiar, comunicare și vizibilitate</w:t>
            </w:r>
          </w:p>
        </w:tc>
        <w:tc>
          <w:tcPr>
            <w:tcW w:w="8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L1–L24</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rapoarte de progres, raport de audit, afiș/panou, comunicate</w:t>
            </w:r>
          </w:p>
        </w:tc>
        <w:tc>
          <w:tcPr>
            <w:tcW w:w="1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rapoarte de progres, audit, vizibilitate</w:t>
            </w:r>
          </w:p>
        </w:tc>
      </w:tr>
    </w:tbl>
    <w:p w:rsidR="0002289C" w:rsidRPr="00283DE6" w:rsidRDefault="00562900">
      <w:pPr>
        <w:spacing w:after="80"/>
        <w:rPr>
          <w:lang w:val="ro-RO"/>
        </w:rPr>
      </w:pPr>
      <w:r>
        <w:rPr>
          <w:lang w:val="ro-RO"/>
        </w:rPr>
        <w:t xml:space="preserve">A0 (pregătirea CF, a Planului de afaceri și a acestui raport + validarea de către expert) este activitate precontractuală (conex II.2). Tipurile de activitate (CDI I.1–I.4 / conex II.1–II.5) și bugetul fiecărei activități sunt identice cu CF.</w:t>
      </w:r>
    </w:p>
    <w:p w:rsidR="0002289C" w:rsidRPr="00283DE6" w:rsidRDefault="0002289C">
      <w:pPr>
        <w:spacing w:after="80"/>
        <w:rPr>
          <w:lang w:val="ro-RO"/>
        </w:rPr>
      </w:pPr>
    </w:p>
    <w:p w:rsidR="0002289C" w:rsidRPr="00283DE6" w:rsidRDefault="00562900">
      <w:pPr>
        <w:pStyle w:val="Heading2"/>
        <w:rPr>
          <w:lang w:val="ro-RO"/>
        </w:rPr>
      </w:pPr>
      <w:r w:rsidRPr="00283DE6">
        <w:rPr>
          <w:lang w:val="ro-RO"/>
        </w:rPr>
        <w:t>5.2. Diagrama Gantt a activităților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4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02289C" w:rsidRPr="00283DE6" w:rsidTr="00C76926">
        <w:trPr>
          <w:cantSplit/>
          <w:tblHeader/>
        </w:trPr>
        <w:tc>
          <w:tcPr>
            <w:tcW w:w="264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Activitate</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2</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3</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4</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5</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6</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7</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8</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9</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10</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11</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12</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13</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14</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15</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16</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17</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18</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19</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20</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21</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22</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23</w:t>
            </w:r>
          </w:p>
        </w:tc>
        <w:tc>
          <w:tcPr>
            <w:tcW w:w="310" w:type="dxa"/>
            <w:tcBorders>
              <w:top w:val="single" w:sz="4" w:space="0" w:color="BFBFBF"/>
              <w:left w:val="single" w:sz="4" w:space="0" w:color="BFBFBF"/>
              <w:bottom w:val="single" w:sz="4" w:space="0" w:color="BFBFBF"/>
              <w:right w:val="single" w:sz="4" w:space="0" w:color="BFBFBF"/>
            </w:tcBorders>
            <w:shd w:val="clear" w:color="auto" w:fill="1F3864"/>
            <w:tcMar>
              <w:top w:w="30" w:type="dxa"/>
              <w:left w:w="30" w:type="dxa"/>
              <w:bottom w:w="30" w:type="dxa"/>
              <w:right w:w="30" w:type="dxa"/>
            </w:tcMar>
            <w:vAlign w:val="center"/>
          </w:tcPr>
          <w:p w:rsidR="0002289C" w:rsidRPr="00283DE6" w:rsidRDefault="00562900" w:rsidP="00C76926">
            <w:pPr>
              <w:spacing w:after="40"/>
              <w:jc w:val="center"/>
              <w:rPr>
                <w:lang w:val="ro-RO"/>
              </w:rPr>
            </w:pPr>
            <w:r>
              <w:rPr>
                <w:b/>
                <w:bCs/>
                <w:color w:val="FFFFFF"/>
                <w:sz w:val="14"/>
                <w:szCs w:val="14"/>
                <w:lang w:val="ro-RO"/>
              </w:rPr>
              <w:t xml:space="preserve">24</w:t>
            </w: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A1 Specificații, protocoale, setup laborator</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A2 Model de laborator S integrat</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A3 Validare TRL 4 + raport TRL 4</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A4 PCB propriu + carcasă Al, pre-serie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A5 Validare TRL 5 în mediu relevant + pre-scan</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A6 Protecție IP + valorificare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A7 Diseminare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r>
      <w:tr w:rsidR="0002289C" w:rsidRPr="00283DE6" w:rsidTr="00C76926">
        <w:trPr>
          <w:cantSplit/>
        </w:trPr>
        <w:tc>
          <w:tcPr>
            <w:tcW w:w="264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left"/>
              <w:rPr>
                <w:lang w:val="ro-RO"/>
              </w:rPr>
            </w:pPr>
            <w:r>
              <w:rPr>
                <w:sz w:val="14"/>
                <w:szCs w:val="14"/>
                <w:lang w:val="ro-RO"/>
              </w:rPr>
              <w:t xml:space="preserve">A8 Management, audit, vizibilitate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c>
          <w:tcPr>
            <w:tcW w:w="310" w:type="dxa"/>
            <w:tcBorders>
              <w:top w:val="single" w:sz="4" w:space="0" w:color="BFBFBF"/>
              <w:left w:val="single" w:sz="4" w:space="0" w:color="BFBFBF"/>
              <w:bottom w:val="single" w:sz="4" w:space="0" w:color="BFBFBF"/>
              <w:right w:val="single" w:sz="4" w:space="0" w:color="BFBFBF"/>
            </w:tcBorders>
            <w:tcMar>
              <w:top w:w="30" w:type="dxa"/>
              <w:left w:w="30" w:type="dxa"/>
              <w:bottom w:w="30" w:type="dxa"/>
              <w:right w:w="30" w:type="dxa"/>
            </w:tcMar>
            <w:vAlign w:val="center"/>
          </w:tcPr>
          <w:p w:rsidR="0002289C" w:rsidRPr="00283DE6" w:rsidRDefault="00562900" w:rsidP="00C76926">
            <w:pPr>
              <w:spacing w:after="40"/>
              <w:jc w:val="center"/>
              <w:rPr>
                <w:lang w:val="ro-RO"/>
              </w:rPr>
            </w:pPr>
            <w:r>
              <w:rPr>
                <w:sz w:val="14"/>
                <w:szCs w:val="14"/>
                <w:lang w:val="ro-RO"/>
              </w:rPr>
              <w:t xml:space="preserve">■</w:t>
            </w:r>
          </w:p>
        </w:tc>
      </w:tr>
    </w:tbl>
    <w:p w:rsidR="0002289C" w:rsidRPr="00283DE6" w:rsidRDefault="00562900">
      <w:pPr>
        <w:spacing w:after="80"/>
        <w:rPr>
          <w:lang w:val="ro-RO"/>
        </w:rPr>
      </w:pPr>
    </w:p>
    <w:p w:rsidR="0002289C" w:rsidRPr="00283DE6" w:rsidRDefault="00562900">
      <w:pPr>
        <w:spacing w:after="80"/>
        <w:rPr>
          <w:lang w:val="ro-RO"/>
        </w:rPr>
      </w:pPr>
      <w:r>
        <w:rPr>
          <w:lang w:val="ro-RO"/>
        </w:rPr>
        <w:t xml:space="preserve">Dependențe: A2 depinde de M1 (L3). A3 depinde de L2.1. Rev B și lotul de 15 din A4 depind de poarta IE2 (L14). A5 depinde de M3 (L17). Manuscrisul din A7 se trimite după depunerea cererilor IP pentru elementele nepublicate (A6).</w:t>
      </w:r>
    </w:p>
    <w:p w:rsidR="0002289C" w:rsidRPr="00283DE6" w:rsidRDefault="00562900">
      <w:pPr>
        <w:pStyle w:val="Heading2"/>
        <w:rPr>
          <w:lang w:val="ro-RO"/>
        </w:rPr>
      </w:pPr>
      <w:r w:rsidRPr="00283DE6">
        <w:rPr>
          <w:lang w:val="ro-RO"/>
        </w:rPr>
        <w:t>5.3. Corelarea planului cu evoluția TRL — milestone-uri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500"/>
        <w:gridCol w:w="1700"/>
        <w:gridCol w:w="3680"/>
      </w:tblGrid>
      <w:tr w:rsidR="0002289C" w:rsidRPr="00283DE6">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Cod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Milestone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Activitate sursă</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Lună atingere</w:t>
            </w:r>
          </w:p>
        </w:tc>
        <w:tc>
          <w:tcPr>
            <w:tcW w:w="3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Criteriu de îndeplinire</w:t>
            </w:r>
          </w:p>
        </w:tc>
      </w:tr>
      <w:tr w:rsidR="0002289C" w:rsidRPr="00283DE6">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Banc de test validat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L3</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aparatele recepționate și calibrate; protocoalele P1–P10 aprobate de coordonator</w:t>
            </w:r>
          </w:p>
        </w:tc>
      </w:tr>
      <w:tr w:rsidR="0002289C" w:rsidRPr="00283DE6">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 intermediar CDI: modelul de laborator rulează integrat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L6 (≤ 6 luni)</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afișaj + touch + audio + AI funcționale; primele măsurători P1, P2, P5</w:t>
            </w:r>
          </w:p>
        </w:tc>
      </w:tr>
      <w:tr w:rsidR="0002289C" w:rsidRPr="00283DE6">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Raportul de etapă TRL 4 + obiectivele TRL 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L14 (≤ 2/3 = L16)</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pragurile O1 atinse sau abaterile motivate; decizia go/no-go; dacă e no-go → Anexa 17 (eșec de cercetare)</w:t>
            </w:r>
          </w:p>
        </w:tc>
      </w:tr>
      <w:tr w:rsidR="0002289C" w:rsidRPr="00283DE6">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15 prototipuri pre-serie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L17</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QC trecut 15/15</w:t>
            </w:r>
          </w:p>
        </w:tc>
      </w:tr>
      <w:tr w:rsidR="0002289C" w:rsidRPr="00283DE6">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Raportul TRL 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L22</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pragurile O3 atinse</w:t>
            </w:r>
          </w:p>
        </w:tc>
      </w:tr>
      <w:tr w:rsidR="0002289C" w:rsidRPr="00283DE6">
        <w:trPr>
          <w:cantSplit/>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IE-M1..M3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Achiziții (L4, L15), progres financiar (≥ 30 % la L10, ≥ 70 % la L18), cerere de marcă depusă (L6)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A6, A8</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L4–L18</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5.4. Livrabile detaliate</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
        <w:gridCol w:w="4300"/>
        <w:gridCol w:w="1300"/>
        <w:gridCol w:w="1400"/>
        <w:gridCol w:w="23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Livrabil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Activitate sursă</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Termen estimat</w:t>
            </w:r>
          </w:p>
        </w:tc>
        <w:tc>
          <w:tcPr>
            <w:tcW w:w="2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Responsabil</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L1.1</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Specificația sistemului SOUL 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coordonator tehnic </w:t>
            </w:r>
            <w:r>
              <w:rPr>
                <w:highlight w:val="yellow"/>
                <w:lang w:val="ro-RO"/>
              </w:rPr>
              <w:t xml:space="preserve">[Nume]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L1.2</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Protocoalele experimentale P1–P11 cu praguri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L3</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coordonator tehnic </w:t>
            </w:r>
            <w:r>
              <w:rPr>
                <w:highlight w:val="yellow"/>
                <w:lang w:val="ro-RO"/>
              </w:rPr>
              <w:t xml:space="preserve">[Nume]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L2.1</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Modelul de laborator integrat + raportul IE1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L6</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inginer embedded </w:t>
            </w:r>
            <w:r>
              <w:rPr>
                <w:highlight w:val="yellow"/>
                <w:lang w:val="ro-RO"/>
              </w:rPr>
              <w:t xml:space="preserve">[Nume]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R1</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Raportul de validare TRL 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A3</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L14</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coordonator tehnic </w:t>
            </w:r>
            <w:r>
              <w:rPr>
                <w:highlight w:val="yellow"/>
                <w:lang w:val="ro-RO"/>
              </w:rPr>
              <w:t xml:space="preserve">[Nume]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L4.1</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Documentația PCB rev A/B (scheme, Gerber, BOM) + CAD-ul carcasei rev B</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L12 / L16</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inginer embedded </w:t>
            </w:r>
            <w:r>
              <w:rPr>
                <w:highlight w:val="yellow"/>
                <w:lang w:val="ro-RO"/>
              </w:rPr>
              <w:t xml:space="preserve">[Nume]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L4.2</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15 prototipuri pre-serie + fișele QC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L17</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echipa</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L5.1</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Rapoartele de pre-testare EMC/RF</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L18 / L21</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laborator + coordonator</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R2</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Raportul de validare TRL 5 (+ setul de date anonimizat)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L22</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coordonator tehnic </w:t>
            </w:r>
            <w:r>
              <w:rPr>
                <w:highlight w:val="yellow"/>
                <w:lang w:val="ro-RO"/>
              </w:rPr>
              <w:t xml:space="preserve">[Nume]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R3</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Cererile IP din proiect (marcă UE, design UE pentru elementele noi) + raportul de brevetabilitate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A6</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L6 / L18</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Andu + consilier PI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R4</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Manuscris trimis OA peer-review + preprint + prezentare la conferință</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A7</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L20 / L24</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coordonator + student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R5</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Planul de valorificare + ≥ 2 acorduri</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A6</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L24</w:t>
            </w:r>
          </w:p>
        </w:tc>
        <w:tc>
          <w:tcPr>
            <w:tcW w:w="2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Andu</w:t>
            </w:r>
          </w:p>
        </w:tc>
      </w:tr>
    </w:tbl>
    <w:p w:rsidR="0002289C" w:rsidRPr="00283DE6" w:rsidRDefault="0002289C">
      <w:pPr>
        <w:spacing w:after="80"/>
        <w:rPr>
          <w:lang w:val="ro-RO"/>
        </w:rPr>
      </w:pPr>
    </w:p>
    <w:p w:rsidR="0002289C" w:rsidRPr="00283DE6" w:rsidRDefault="00562900">
      <w:pPr>
        <w:pStyle w:val="Heading1"/>
        <w:rPr>
          <w:lang w:val="ro-RO"/>
        </w:rPr>
      </w:pPr>
      <w:r w:rsidRPr="00283DE6">
        <w:rPr>
          <w:lang w:val="ro-RO"/>
        </w:rPr>
        <w:t>VI. IPOTEZE, INDICATORI ȘI REZULTATE AȘTEPTATE</w:t>
      </w:r>
    </w:p>
    <w:p w:rsidR="0002289C" w:rsidRPr="00283DE6" w:rsidRDefault="00562900">
      <w:pPr>
        <w:pStyle w:val="Heading2"/>
        <w:rPr>
          <w:lang w:val="ro-RO"/>
        </w:rPr>
      </w:pPr>
      <w:r w:rsidRPr="00283DE6">
        <w:rPr>
          <w:lang w:val="ro-RO"/>
        </w:rPr>
        <w:t>6.1. Ipoteze de cercetare și întrebări de validare</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
        <w:gridCol w:w="5200"/>
        <w:gridCol w:w="42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Ipoteză testabilă</w:t>
            </w:r>
          </w:p>
        </w:tc>
        <w:tc>
          <w:tcPr>
            <w:tcW w:w="4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Întrebare de validare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H1</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b/>
                <w:bCs/>
                <w:lang w:val="ro-RO"/>
              </w:rPr>
              <w:t xml:space="preserve">Randare.</w:t>
            </w:r>
            <w:r>
              <w:rPr>
                <w:lang w:val="ro-RO"/>
              </w:rPr>
              <w:t xml:space="preserve"> Dacă motorul de randare SDF anti-aliased rulează pe ESP32-S3 cu framebuffer în PSRAM și trimite doar regiunile modificate pe QSPI către AMOLED-ul 1,75″ 466×466 (CO5300, cu memorie de cadru proprie), atunci animația ochilor (31 de expresii) menține median ≥ 30 fps (p5 ≥ 24) cu Wi-Fi și BLE active, fără artefacte de drift. Baseline-ul TRL 3 se măsoară pe prototipul M (panou RGB ST7701 480×480, bounce-buffers; X2), iar estimarea pe S e în firmware/PERF.md [estimare].</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Poate un MCU de ~10 € să randeze procedural, fluid, o interfață expresivă pe un panou RGB fără memorie proprie, în paralel cu radioul?</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b/>
                <w:bCs/>
                <w:lang w:val="ro-RO"/>
              </w:rPr>
              <w:t xml:space="preserve">Tastare/touch.</w:t>
            </w:r>
            <w:r>
              <w:rPr>
                <w:lang w:val="ro-RO"/>
              </w:rPr>
              <w:t xml:space="preserve"> Dacă tastatura circulară (pe S: 5 rânduri de taste de 5,1 mm, alfabetică, fiecare rând cât încape în cerc — decizia din os/DESIGN-ALIVE.md; reperul de pe prototipul M: QWERTY circular, pas ≈ 0,0944·D → 6,7 mm pe Ø70, taste de margine „stăpâne” pe bordură) este combinată cu decodare probabilistică și diacritice RO automate, atunci utilizatorii ating ≥ 20 WPM cu UER ≤ 3 % și ≥ 97 % precizie touch.</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Este introducerea de text direct pe un ecran rotund de 1,75″ suficient de rapidă și precisă pentru notițe și comenzi reale, în română și engleză?</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b/>
                <w:bCs/>
                <w:lang w:val="ro-RO"/>
              </w:rPr>
              <w:t xml:space="preserve">AI la alegerea proprietarului, offline-first.</w:t>
            </w:r>
            <w:r>
              <w:rPr>
                <w:lang w:val="ro-RO"/>
              </w:rPr>
              <w:t xml:space="preserve"> Dacă acțiunile utilizatorului sunt descrise printr-un singur set de scheme JSON, executate offline (parser local RO/EN și comenzi vocale offline EN, ESP-SR) sau de AI-ul conectat de proprietar (Claude, cu cheia lui sau prin conectorul din aplicația Claude; ChatGPT, cu cheia lui), cu degradare controlată și cu o memorie portabilă păstrată pe dispozitiv (SOUL Memory), atunci ≥ 90 % din comenzi se execută corect fără internet, un tur AI are latența p50 ≤ 1,5 s (p90 ≤ 2,5 s), 100 % din căderile de rețea/cheie sunt tratate fără blocare și memoria se păstrează integral la schimbarea AI-ului.</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Poate un dispozitiv să rămână util offline și rapid online, independent de un singur furnizor de AI și fără să includă sau să revândă AI?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H4</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b/>
                <w:bCs/>
                <w:lang w:val="ro-RO"/>
              </w:rPr>
              <w:t xml:space="preserve">RF prin aluminiu.</w:t>
            </w:r>
            <w:r>
              <w:rPr>
                <w:lang w:val="ro-RO"/>
              </w:rPr>
              <w:t xml:space="preserve"> Dacă antena BLE/Wi-Fi 2,4 GHz radiază printr-o fereastră polimerică în talpa unei carcase CNC din Al 6061, atunci atenuarea față de placa neîncasetată este ≤ 6 dB, legătura BLE rămâne stabilă ≥ 10 m în interior (PDR ≥ 99 %, reconectare ≤ 3 s) și pre-scanul EMC/RF nu are depășiri (marjă ≥ 3 dB).</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Se poate folosi o carcasă monomaterial din aluminiu (premium, reciclabilă) fără a compromite legătura radio?</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H5</w:t>
            </w:r>
          </w:p>
        </w:tc>
        <w:tc>
          <w:tcPr>
            <w:tcW w:w="5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b/>
                <w:bCs/>
                <w:lang w:val="ro-RO"/>
              </w:rPr>
              <w:t xml:space="preserve">Energie și reparabilitate.</w:t>
            </w:r>
            <w:r>
              <w:rPr>
                <w:lang w:val="ro-RO"/>
              </w:rPr>
              <w:t xml:space="preserve"> Dacă afișajul AMOLED (negru adevărat, fără lumină de fundal; ochii stau pe negru, iar memoria de cadru a panoului permite somnul ușor al CPU-ului între cadre), somnul radioului și CPU-ului și bateria LiPo de 750 mAh (603040) sunt integrate într-o arhitectură cu baterie înlocuibilă de utilizator (conector MX1.25, Torx, fără adeziv), atunci autonomia în profil tipic este ≥ 24 h (estimarea de pornire: ~27 h [estimare], interval 21–34 h; docs/12 §2.5), iar utilizatori neexperți înlocuiesc bateria în ≤ 5 min cu 100 % reușită și SUS ≥ 75.</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Poate un obiect premium de ~63 × 71 × 23 mm, cu ecran AMOLED rotund de 1,75″ și o baterie de 750 mAh, să aibă o zi întreagă de autonomie și baterie schimbabilă de utilizator (Reg. (UE) 2023/1542 art. 11)?</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6.2. Indicatori științifici și tehnici măsurabili — cu valori-țintă</w:t>
      </w:r>
    </w:p>
    <w:tbl>
      <w:tblPr>
        <w:tblW w:w="10080" w:type="dxa"/>
        <w:tblInd w:w="0" w:type="dxa"/>
        <w:tblBorders>
          <w:top w:val="single" w:sz="4" w:space="0" w:color="843C0C"/>
          <w:left w:val="single" w:sz="12" w:space="0" w:color="843C0C"/>
          <w:bottom w:val="single" w:sz="4" w:space="0" w:color="843C0C"/>
          <w:right w:val="single" w:sz="4" w:space="0" w:color="843C0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
        <w:gridCol w:w="900"/>
        <w:gridCol w:w="2600"/>
        <w:gridCol w:w="1100"/>
        <w:gridCol w:w="2300"/>
        <w:gridCol w:w="2580"/>
      </w:tblGrid>
      <w:tr w:rsidR="0002289C" w:rsidRPr="00283DE6">
        <w:trPr>
          <w:cantSplit/>
        </w:trPr>
        <w:tc>
          <w:tcPr>
            <w:tcW w:w="10080" w:type="dxa"/>
            <w:gridSpan w:val="6"/>
            <w:shd w:val="clear" w:color="auto" w:fill="FBE5D6"/>
            <w:tcMar>
              <w:top w:w="80" w:type="dxa"/>
              <w:left w:w="120" w:type="dxa"/>
              <w:bottom w:w="80" w:type="dxa"/>
              <w:right w:w="120" w:type="dxa"/>
            </w:tcMar>
          </w:tcPr>
          <w:p w:rsidR="0002289C" w:rsidRPr="00283DE6" w:rsidRDefault="00562900">
            <w:pPr>
              <w:spacing w:before="40" w:after="60"/>
              <w:rPr>
                <w:lang w:val="ro-RO"/>
              </w:rPr>
            </w:pPr>
            <w:r w:rsidRPr="00283DE6">
              <w:rPr>
                <w:b/>
                <w:bCs/>
                <w:color w:val="843C0C"/>
                <w:lang w:val="ro-RO"/>
              </w:rPr>
              <w:t xml:space="preserve">⚠ Atenție: </w:t>
            </w:r>
            <w:r w:rsidRPr="00283DE6">
              <w:rPr>
                <w:lang w:val="ro-RO"/>
              </w:rPr>
              <w:t xml:space="preserve">Pentru fiecare ipoteză sunt obligatorii indicatori cuantificabili cu valori-țintă specifice. </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Ipoteza asociată</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Denumire indicator</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Unitate de măsură</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Valoare-țintă</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Metodă de măsurare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fps median al animației ochilor (Wi-Fi + BLE active, 60 min)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fps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4/5: median ≥ 30, p5 ≥ 24</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P1: contor de cadre în firmware, log serial/telemetrie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Precizia touch pe ținte de 5,1 mm (tasta S; baseline X3: 6,7 mm pe 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97 (N = 6); TRL 5: ≥ 97 (N ≥ 12)</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P2: grilă de ținte, 200 de atingeri/persoană</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Viteza de tastare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WPM</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15; TRL 5: ≥ 20</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P3: fraze MacKenzie–Soukoreff (EN) + set RO</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Rata de eroare necorectată (UER)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5; TRL 5: ≤ 3</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P3: loguri de tastare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Diacritice RO corecte automat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90; TRL 5: ≥ 95</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P4: corpus de 300 de cuvinte RO</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Comenzi executate corect fără internet (scrise și vocale)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4/5: ≥ 90</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P5: 200 de comenzi RO/EN scrise + 100 vocale EN; comenzile reale din teren</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Latența unui tur AI end-to-end (p50 / p90)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1,8 / ≤ 3; TRL 5: ≤ 1,5 / ≤ 2,5</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P6: 100 de ture, Wi-Fi casnic, AI-ul proprietarului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Scenarii de cădere fără blocare / sesiuni fără crash / memorie păstrată la schimbarea AI-ului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100 / ≥ 99 / 100</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P7: 50 + 10 scenarii; telemetrie TRL 5</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H4</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Atenuarea RSSI prin carcasă</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dB</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8 (rev A); TRL 5: ≤ 6 (rev B)</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P8: cutie ecranată + 1/3/5/10 m, 3 configurații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I10</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H4</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PDR BLE la 10 m în interior / timp de reconectare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 / 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 99 / ≤ 3</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P8: pachete pierdute, reconectări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I11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H4</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Depășiri la pre-scan EMC/RF / marjă</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nr. / dB</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0 / ≥ 3 (rev B)</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P11: laborator acreditat, EN 300 328, EN 301 489-1/-17</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I12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Autonomie în profil tipic (SOUL S, LiPo 750 mAh; estimare ~27 h [estimare])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model validat ± 15 %; TRL 5: ≥ 24 h</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P9: analizor de consum, profil tipic definit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I13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Timp de înlocuire a bateriei de către utilizatori neexperți</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min</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 10 (N = 3); TRL 5: ≤ 5, 100 % reușită (N ≥ 10)</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P10: cronometrare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I14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H5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Scorul de utilizabilitate SUS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puncte (0–100)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5: ≥ 75</w:t>
            </w:r>
          </w:p>
        </w:tc>
        <w:tc>
          <w:tcPr>
            <w:tcW w:w="2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P10: chestionar SUS</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6.3. Rezultate științifice cuantificabile la finalul proiectului</w:t>
      </w:r>
    </w:p>
    <w:tbl>
      <w:tblPr>
        <w:tblW w:w="10080" w:type="dxa"/>
        <w:tblInd w:w="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0"/>
        <w:gridCol w:w="3000"/>
        <w:gridCol w:w="2900"/>
        <w:gridCol w:w="3580"/>
      </w:tblGrid>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Rezultat științific final</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Stadiu actual (baseline)</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Stadiu țintă post-proiect (cuantificat)</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Model de laborator SOUL S validat la TRL 4 + Raport de validare TRL 4 (L14)</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3: funcții pe componente separate; baseline fps/touch/WPM/offline/latență din X2–X6 pe prototipul M </w:t>
            </w:r>
            <w:r>
              <w:rPr>
                <w:highlight w:val="yellow"/>
                <w:lang w:val="ro-RO"/>
              </w:rPr>
              <w:t xml:space="preserve">[în curs]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4: pragurile O1 (fps ≥ 30, touch ≥ 97 %, WPM ≥ 15, offline ≥ 90 %, tur AI p50 ≤ 1,8 s, 8/8 protocoale)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15 prototipuri SOUL S pre-serie validate la TRL 5 + Raport TRL 5 + raport de pre-testare EMC/RF (L22)</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0 prototipuri cu PCB propriu și carcasă Al; atenuare orientativă prin tablă din X7 </w:t>
            </w:r>
            <w:r>
              <w:rPr>
                <w:highlight w:val="yellow"/>
                <w:lang w:val="ro-RO"/>
              </w:rPr>
              <w:t xml:space="preserve">[în curs]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TRL 5: 15/15 funcționale; WPM ≥ 20, UER ≤ 3 %; p50 ≤ 1,5 s; offline ≥ 90 %; ≥ 99 % sesiuni fără crash; ≤ 6 dB; ≥ 24 h; SUS ≥ 75; 0 depășiri</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 cereri de protecție IP depuse (desen/model industrial UE; marcă UE) + raport de brevetabilitate (L18)</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0 cereri depuse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 cereri EUIPO în proiect (marcă ≤ L6, design pentru elementele noi ≤ L18) + 1 raport de brevetabilitate (soluțiile nepublicate)</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Publicație științifică open-access peer-review + comunicare la conferință (L20–L24)</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 1 manuscris trimis la o revistă OA peer-review (≤ L20) + preprint Zenodo + 1 comunicare la o conferință</w:t>
            </w:r>
          </w:p>
        </w:tc>
      </w:tr>
      <w:tr w:rsidR="0002289C" w:rsidRPr="00283D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R5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Plan de valorificare + ≥ 2 acorduri de pilot/distribuție (L24)</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scrisori de intenție la depunere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plan de comercializare + ≥ 2 acorduri semnate</w:t>
            </w:r>
          </w:p>
        </w:tc>
      </w:tr>
    </w:tbl>
    <w:p w:rsidR="0002289C" w:rsidRPr="00283DE6" w:rsidRDefault="0002289C">
      <w:pPr>
        <w:spacing w:after="80"/>
        <w:rPr>
          <w:lang w:val="ro-RO"/>
        </w:rPr>
      </w:pPr>
    </w:p>
    <w:p w:rsidR="0002289C" w:rsidRPr="00283DE6" w:rsidRDefault="00562900">
      <w:pPr>
        <w:pStyle w:val="Heading2"/>
        <w:rPr>
          <w:lang w:val="ro-RO"/>
        </w:rPr>
      </w:pPr>
      <w:r w:rsidRPr="00283DE6">
        <w:rPr>
          <w:lang w:val="ro-RO"/>
        </w:rPr>
        <w:t>6.4. Impactul așteptat asupra competitivității și domeniului RIS3 BI</w:t>
      </w:r>
    </w:p>
    <w:p w:rsidR="0002289C" w:rsidRPr="00283DE6" w:rsidRDefault="00562900">
      <w:pPr>
        <w:spacing w:after="80"/>
        <w:rPr>
          <w:lang w:val="ro-RO"/>
        </w:rPr>
      </w:pPr>
      <w:r>
        <w:rPr>
          <w:b/>
          <w:bCs/>
          <w:lang w:val="ro-RO"/>
        </w:rPr>
        <w:t xml:space="preserve">Impact tehnologic:</w:t>
      </w:r>
      <w:r>
        <w:rPr>
          <w:lang w:val="ro-RO"/>
        </w:rPr>
        <w:t xml:space="preserve"> o arhitectură de referință, verificată prin măsurători publicate, pentru dispozitive AI tangibile local-first pe MCU de cost redus (randare procedurală, text pe ecrane rotunde, degradare controlată, RF prin carcasă metalică) — transferabilă către alte produse din IoT de consum și accesibilitate.</w:t>
      </w:r>
    </w:p>
    <w:p w:rsidR="0002289C" w:rsidRPr="00283DE6" w:rsidRDefault="00562900">
      <w:pPr>
        <w:spacing w:after="80"/>
        <w:rPr>
          <w:lang w:val="ro-RO"/>
        </w:rPr>
      </w:pPr>
      <w:r>
        <w:rPr>
          <w:b/>
          <w:bCs/>
          <w:lang w:val="ro-RO"/>
        </w:rPr>
        <w:t xml:space="preserve">Impact asupra pieței:</w:t>
      </w:r>
      <w:r>
        <w:rPr>
          <w:lang w:val="ro-RO"/>
        </w:rPr>
        <w:t xml:space="preserve"> un produs UE-first, cu IP protejat, pe un segment validat comercial (Plaud, Fuzozo, campaniile de crowdfunding) dar lipsit de soluții independente de cloud; traseu către certificarea CE în An 1 și 7.000 de unități/an în An 5 post-proiect [E] (Planul de afaceri, §6).</w:t>
      </w:r>
    </w:p>
    <w:p w:rsidR="0002289C" w:rsidRPr="00283DE6" w:rsidRDefault="00562900">
      <w:pPr>
        <w:spacing w:after="80"/>
        <w:rPr>
          <w:lang w:val="ro-RO"/>
        </w:rPr>
      </w:pPr>
      <w:r>
        <w:rPr>
          <w:b/>
          <w:bCs/>
          <w:lang w:val="ro-RO"/>
        </w:rPr>
        <w:t xml:space="preserve">Contribuția la RIS3 BI:</w:t>
      </w:r>
      <w:r>
        <w:rPr>
          <w:lang w:val="ro-RO"/>
        </w:rPr>
        <w:t xml:space="preserve"> consolidează în București competențe în sisteme embedded, HCI, RF și securitate cibernetică (TIC) și în sisteme ciber-fizice (Sisteme și Componente Inteligente); implică un student ETTI/ACS, o organizație de cercetare, laboratoare și ateliere regionale și un panel de utilizatori din BI.</w:t>
      </w:r>
    </w:p>
    <w:p w:rsidR="0002289C" w:rsidRPr="00283DE6" w:rsidRDefault="00562900">
      <w:pPr>
        <w:spacing w:after="80"/>
        <w:rPr>
          <w:lang w:val="ro-RO"/>
        </w:rPr>
      </w:pPr>
      <w:r>
        <w:rPr>
          <w:b/>
          <w:bCs/>
          <w:lang w:val="ro-RO"/>
        </w:rPr>
        <w:t xml:space="preserve">Contribuția la obiectivele UE și la reducerea dependențelor strategice:</w:t>
      </w:r>
      <w:r>
        <w:rPr>
          <w:lang w:val="ro-RO"/>
        </w:rPr>
        <w:t xml:space="preserve"> asistentul nu e legat de un singur furnizor extra-UE (AI-ul proprietarului, mod offline complet, memoria pe dispozitiv, SOUL Cloud în UE, SOUL Bridge open source); datele rămân în UE (GDPR: export și ștergere); produsul aplică de la proiectare Reg. (UE) 2023/1542 (baterie înlocuibilă), Dir. (UE) 2024/1799 (reparabilitate), EN 18031 (securitate) și AI Act art. 50 (transparență).</w:t>
      </w:r>
    </w:p>
    <w:p w:rsidR="0002289C" w:rsidRPr="00283DE6" w:rsidRDefault="00562900">
      <w:pPr>
        <w:spacing w:after="80"/>
        <w:rPr>
          <w:lang w:val="ro-RO"/>
        </w:rPr>
      </w:pPr>
      <w:r>
        <w:rPr>
          <w:b/>
          <w:bCs/>
          <w:lang w:val="ro-RO"/>
        </w:rPr>
        <w:t xml:space="preserve">Diseminare (Grila 1.4):</w:t>
      </w:r>
      <w:r>
        <w:rPr>
          <w:lang w:val="ro-RO"/>
        </w:rPr>
        <w:t xml:space="preserve"> articol trimis la o revistă open-access peer-review indexată (Frontiers in Robotics and AI (APC CHF 2.195 ≈ 2.349 € fără TVA, bugetat în linia 21; alternative verificate: IEEE Access, JMIR Human Factors)) </w:t>
      </w:r>
      <w:r>
        <w:rPr>
          <w:highlight w:val="yellow"/>
          <w:lang w:val="ro-RO"/>
        </w:rPr>
        <w:t xml:space="preserve">[Cl: captura paginii de APC]</w:t>
      </w:r>
      <w:r>
        <w:rPr>
          <w:lang w:val="ro-RO"/>
        </w:rPr>
        <w:t xml:space="preserve"> după depunerea cererilor IP pentru elementele încă nepublicate (marcă ≤ L6, design pentru elementele noi ≤ L18, trimitere ≤ L20; forma MĂRGĂRITAR, publică din 24.09.2026, se depune ca design înainte de 24.09.2027, în afara proiectului); preprint și setul de date anonimizat în Zenodo (repozitoriu OA); o comunicare la o conferință/târg internațional (linia 22); demo public.</w:t>
      </w:r>
    </w:p>
    <w:p w:rsidR="0002289C" w:rsidRPr="00283DE6" w:rsidRDefault="0002289C">
      <w:pPr>
        <w:rPr>
          <w:lang w:val="ro-RO"/>
        </w:rPr>
      </w:pPr>
    </w:p>
    <w:p w:rsidR="0002289C" w:rsidRPr="00283DE6" w:rsidRDefault="00562900" w:rsidP="00FD6117">
      <w:pPr>
        <w:pStyle w:val="Heading1"/>
        <w:tabs>
          <w:tab w:val="left" w:pos="7864"/>
        </w:tabs>
        <w:rPr>
          <w:lang w:val="ro-RO"/>
        </w:rPr>
      </w:pPr>
      <w:r w:rsidRPr="00283DE6">
        <w:rPr>
          <w:lang w:val="ro-RO"/>
        </w:rPr>
        <w:t>VII. BIBLIOGRAFIE ȘI SURSE DE VALIDARE</w:t>
      </w:r>
      <w:r w:rsidR="00FD6117">
        <w:rPr>
          <w:lang w:val="ro-RO"/>
        </w:rPr>
        <w:tab/>
      </w:r>
    </w:p>
    <w:tbl>
      <w:tblPr>
        <w:tblW w:w="10080" w:type="dxa"/>
        <w:tblBorders>
          <w:top w:val="single" w:sz="4" w:space="0" w:color="1F4E79"/>
          <w:left w:val="single" w:sz="12" w:space="0" w:color="1F4E79"/>
          <w:bottom w:val="single" w:sz="4" w:space="0" w:color="1F4E79"/>
          <w:right w:val="single" w:sz="4" w:space="0" w:color="1F4E7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2289C" w:rsidRPr="00283DE6">
        <w:tblPrEx>
          <w:tblBorders>
            <w:top w:val="single" w:sz="4" w:space="0" w:color="843C0C"/>
            <w:left w:val="single" w:sz="12" w:space="0" w:color="843C0C"/>
            <w:bottom w:val="single" w:sz="4" w:space="0" w:color="843C0C"/>
            <w:right w:val="single" w:sz="4" w:space="0" w:color="843C0C"/>
          </w:tblBorders>
        </w:tblPrEx>
        <w:trPr>
          <w:cantSplit/>
        </w:trPr>
        <w:tc>
          <w:tcPr>
            <w:tcW w:w="10080" w:type="dxa"/>
            <w:shd w:val="clear" w:color="auto" w:fill="FBE5D6"/>
            <w:tcMar>
              <w:top w:w="80" w:type="dxa"/>
              <w:left w:w="120" w:type="dxa"/>
              <w:bottom w:w="80" w:type="dxa"/>
              <w:right w:w="120" w:type="dxa"/>
            </w:tcMar>
          </w:tcPr>
          <w:p w:rsidR="0002289C" w:rsidRPr="00283DE6" w:rsidRDefault="00562900">
            <w:pPr>
              <w:spacing w:before="40" w:after="60"/>
              <w:rPr>
                <w:lang w:val="ro-RO"/>
              </w:rPr>
            </w:pPr>
            <w:r w:rsidRPr="00283DE6">
              <w:rPr>
                <w:b/>
                <w:bCs/>
                <w:color w:val="843C0C"/>
                <w:lang w:val="ro-RO"/>
              </w:rPr>
              <w:t>⚠ Atenție</w:t>
            </w:r>
            <w:r w:rsidRPr="00A73365">
              <w:rPr>
                <w:b/>
                <w:bCs/>
                <w:color w:val="843C0C"/>
                <w:lang w:val="ro-RO"/>
              </w:rPr>
              <w:t xml:space="preserve">: </w:t>
            </w:r>
            <w:r w:rsidRPr="00A73365">
              <w:rPr>
                <w:lang w:val="ro-RO"/>
              </w:rPr>
              <w:t xml:space="preserve">Minim </w:t>
            </w:r>
            <w:r w:rsidR="00C5590A">
              <w:rPr>
                <w:lang w:val="ro-RO"/>
              </w:rPr>
              <w:t>3</w:t>
            </w:r>
            <w:r w:rsidRPr="00A73365">
              <w:rPr>
                <w:lang w:val="ro-RO"/>
              </w:rPr>
              <w:t xml:space="preserve"> surse științifice recente (publicate în ultimii 5 ani)</w:t>
            </w:r>
            <w:r w:rsidR="007448A1">
              <w:rPr>
                <w:lang w:val="ro-RO"/>
              </w:rPr>
              <w:t>.</w:t>
            </w:r>
            <w:del w:id="0" w:author="DELIA OPRISAN" w:date="2026-06-03T11:09:00Z">
              <w:r w:rsidRPr="0041264E" w:rsidDel="005640A8">
                <w:rPr>
                  <w:lang w:val="ro-RO"/>
                </w:rPr>
                <w:delText xml:space="preserve"> </w:delText>
              </w:r>
            </w:del>
          </w:p>
        </w:tc>
      </w:tr>
    </w:tbl>
    <w:p w:rsidR="0002289C" w:rsidRPr="00283DE6" w:rsidRDefault="00562900">
      <w:pPr>
        <w:pStyle w:val="Heading3"/>
        <w:rPr>
          <w:lang w:val="ro-RO"/>
        </w:rPr>
      </w:pPr>
      <w:r w:rsidRPr="00283DE6">
        <w:rPr>
          <w:lang w:val="ro-RO"/>
        </w:rPr>
        <w:t>7.1. Publicații, brevete și standarde</w:t>
      </w:r>
    </w:p>
    <w:p w:rsidR="0002289C" w:rsidRPr="00283DE6" w:rsidRDefault="00562900">
      <w:pPr>
        <w:spacing w:after="80"/>
        <w:rPr>
          <w:lang w:val="ro-RO"/>
        </w:rPr>
      </w:pPr>
      <w:r>
        <w:rPr>
          <w:b/>
          <w:bCs/>
          <w:lang w:val="ro-RO"/>
        </w:rPr>
        <w:t xml:space="preserve">Publicații științifice recente (≤ 5 ani; DOI verificate la 25.09.2026 prin Crossref/arXiv):</w:t>
      </w:r>
    </w:p>
    <w:p w:rsidR="0002289C" w:rsidRPr="00283DE6" w:rsidRDefault="00562900">
      <w:pPr>
        <w:spacing w:after="80"/>
        <w:rPr>
          <w:lang w:val="ro-RO"/>
        </w:rPr>
      </w:pPr>
      <w:r>
        <w:rPr>
          <w:lang w:val="ro-RO"/>
        </w:rPr>
        <w:t xml:space="preserve">[1] J. Lai, L. Zhou, K. Wang, D. Zhang (2025). Robust Text Input for Smartwatches: Compensating for Imprecise Tapping and Swiping. Articol (Int. J. Human–Computer Interaction 41(23):14833–14845), doi:10.1080/10447318.2025.2490709.</w:t>
      </w:r>
    </w:p>
    <w:p w:rsidR="0002289C" w:rsidRPr="00283DE6" w:rsidRDefault="00562900">
      <w:pPr>
        <w:spacing w:after="80"/>
        <w:rPr>
          <w:lang w:val="ro-RO"/>
        </w:rPr>
      </w:pPr>
      <w:r>
        <w:rPr>
          <w:lang w:val="ro-RO"/>
        </w:rPr>
        <w:t xml:space="preserve">[2] M. M. Luna, H. A. D. Nascimento, A. Quigley, F. Soares (2022). Text entry for the Blind on Smartwatches. Articol (Universal Access in the Information Society 22(3):737–755), doi:10.1007/s10209-022-00870-2.</w:t>
      </w:r>
    </w:p>
    <w:p w:rsidR="0002289C" w:rsidRPr="00283DE6" w:rsidRDefault="00562900">
      <w:pPr>
        <w:spacing w:after="80"/>
        <w:rPr>
          <w:lang w:val="ro-RO"/>
        </w:rPr>
      </w:pPr>
      <w:r>
        <w:rPr>
          <w:lang w:val="ro-RO"/>
        </w:rPr>
        <w:t xml:space="preserve">[3] A. Bhatia, M. H. Mughrabi, D. Abdlkarim, M. Di Luca, M. Gonzalez-Franco, K. Ahuja, H. Seifi (2025). Text Entry for XR Trove (TEXT): Collecting and Analyzing Techniques for Text Input in XR. Preprint arXiv:2503.11357, doi:10.48550/arXiv.2503.11357.</w:t>
      </w:r>
    </w:p>
    <w:p w:rsidR="0002289C" w:rsidRPr="00283DE6" w:rsidRDefault="00562900">
      <w:pPr>
        <w:spacing w:after="80"/>
        <w:rPr>
          <w:lang w:val="ro-RO"/>
        </w:rPr>
      </w:pPr>
      <w:r>
        <w:rPr>
          <w:lang w:val="ro-RO"/>
        </w:rPr>
        <w:t xml:space="preserve">[4] M. Krüger, B. Vogel-Heuser, S. Vollmann (2023). Investigating the rendering capability of embedded devices for graphical-user-interfaces in mobile machines. Articol (at – Automatisierungstechnik 71(11):939–952), doi:10.1515/auto-2023-0043.</w:t>
      </w:r>
    </w:p>
    <w:p w:rsidR="0002289C" w:rsidRPr="00283DE6" w:rsidRDefault="00562900">
      <w:pPr>
        <w:spacing w:after="80"/>
        <w:rPr>
          <w:lang w:val="ro-RO"/>
        </w:rPr>
      </w:pPr>
      <w:r>
        <w:rPr>
          <w:lang w:val="ro-RO"/>
        </w:rPr>
        <w:t xml:space="preserve">[5] A. Défossez, L. Mazaré, M. Orsini, A. Royer, P. Pérez, H. Jégou, E. Grave, N. Zeghidour (2024). Moshi: a speech-text foundation model for real-time dialogue. Preprint arXiv:2410.00037, doi:10.48550/arXiv.2410.00037.</w:t>
      </w:r>
    </w:p>
    <w:p w:rsidR="0002289C" w:rsidRPr="00283DE6" w:rsidRDefault="00562900">
      <w:pPr>
        <w:spacing w:after="80"/>
        <w:rPr>
          <w:lang w:val="ro-RO"/>
        </w:rPr>
      </w:pPr>
      <w:r>
        <w:rPr>
          <w:lang w:val="ro-RO"/>
        </w:rPr>
        <w:t xml:space="preserve">[6] S. Asaka, K. Itoyama, K. Nakadai (2024). Improving Impressions of Response Delay in AI-based Spoken Dialogue Systems. Lucrare IEEE RO-MAN 2024, pp. 1416–1421, doi:10.1109/RO-MAN60168.2024.10731216.</w:t>
      </w:r>
    </w:p>
    <w:p w:rsidR="0002289C" w:rsidRPr="00283DE6" w:rsidRDefault="00562900">
      <w:pPr>
        <w:spacing w:after="80"/>
        <w:rPr>
          <w:lang w:val="ro-RO"/>
        </w:rPr>
      </w:pPr>
      <w:r>
        <w:rPr>
          <w:lang w:val="ro-RO"/>
        </w:rPr>
        <w:t xml:space="preserve">[7] J. Xu, Z. Li, W. Chen, Q. Wang, X. Gao, Q. Cai, Z. Ling (2024). On-Device Language Models: A Comprehensive Review. Preprint arXiv:2409.00088, doi:10.48550/arXiv.2409.00088.</w:t>
      </w:r>
    </w:p>
    <w:p w:rsidR="0002289C" w:rsidRPr="00283DE6" w:rsidRDefault="00562900">
      <w:pPr>
        <w:spacing w:after="80"/>
        <w:rPr>
          <w:lang w:val="ro-RO"/>
        </w:rPr>
      </w:pPr>
      <w:r>
        <w:rPr>
          <w:lang w:val="ro-RO"/>
        </w:rPr>
        <w:t xml:space="preserve">[8] Y. Xu, S. Wen, Y. Dong (2021). Compact Slot Antenna with Extended Bandwidth Integrated on Metal Box for 2.4 GHz IoT Applications. Lucrare IEEE IWS 2021, doi:10.1109/IWS52775.2021.9499488.</w:t>
      </w:r>
    </w:p>
    <w:p w:rsidR="0002289C" w:rsidRPr="00283DE6" w:rsidRDefault="00562900">
      <w:pPr>
        <w:spacing w:after="80"/>
        <w:rPr>
          <w:lang w:val="ro-RO"/>
        </w:rPr>
      </w:pPr>
      <w:r>
        <w:rPr>
          <w:lang w:val="ro-RO"/>
        </w:rPr>
        <w:t xml:space="preserve">[9] S. K. R. Vuyyuru, M. Räsänen, J. H. S. Bergman, J. Holopainen (2025). Design and Validation of a Compact Dual-Band Bluetooth Antenna for Smartwatch Applications. Lucrare EuCAP 2025, doi:10.23919/EuCAP63536.2025.10999952.</w:t>
      </w:r>
    </w:p>
    <w:p w:rsidR="0002289C" w:rsidRPr="00283DE6" w:rsidRDefault="00562900">
      <w:pPr>
        <w:spacing w:after="80"/>
        <w:rPr>
          <w:lang w:val="ro-RO"/>
        </w:rPr>
      </w:pPr>
      <w:r>
        <w:rPr>
          <w:lang w:val="ro-RO"/>
        </w:rPr>
        <w:t xml:space="preserve">[10] N. Boix Rodríguez, C. Favi (2023). Disassembly and Repairability of Mechatronic Products: Insight for Engineering Design. Articol (Journal of Mechanical Design 146(2)), doi:10.1115/1.4064075.</w:t>
      </w:r>
    </w:p>
    <w:p w:rsidR="0002289C" w:rsidRPr="00283DE6" w:rsidRDefault="00562900">
      <w:pPr>
        <w:spacing w:after="80"/>
        <w:rPr>
          <w:lang w:val="ro-RO"/>
        </w:rPr>
      </w:pPr>
      <w:r>
        <w:rPr>
          <w:lang w:val="ro-RO"/>
        </w:rPr>
        <w:t xml:space="preserve">[11] F. De Fazio, C. Bakker, B. Flipsen, R. Balkenende (2021). The Disassembly Map: A new method to enhance design for product repairability. Articol (Journal of Cleaner Production 320:128552), doi:10.1016/j.jclepro.2021.128552.</w:t>
      </w:r>
    </w:p>
    <w:p w:rsidR="0002289C" w:rsidRPr="00283DE6" w:rsidRDefault="00562900">
      <w:pPr>
        <w:spacing w:after="80"/>
        <w:rPr>
          <w:lang w:val="ro-RO"/>
        </w:rPr>
      </w:pPr>
      <w:r>
        <w:rPr>
          <w:b/>
          <w:bCs/>
          <w:lang w:val="ro-RO"/>
        </w:rPr>
        <w:t xml:space="preserve">Repere mai vechi (baseline, nu sunt socotite „recente”):</w:t>
      </w:r>
    </w:p>
    <w:p w:rsidR="0002289C" w:rsidRPr="00283DE6" w:rsidRDefault="00562900">
      <w:pPr>
        <w:numPr>
          <w:ilvl w:val="0"/>
          <w:numId w:val="2"/>
        </w:numPr>
        <w:spacing w:after="80"/>
        <w:rPr>
          <w:lang w:val="ro-RO"/>
        </w:rPr>
      </w:pPr>
      <w:r>
        <w:rPr>
          <w:lang w:val="ro-RO"/>
        </w:rPr>
        <w:t xml:space="preserve">Yi, X., Yu, C., Xu, W., Bi, X., Shi, Y. (2017). COMPASS: Rotational Keyboard on Non-Touch Smartwatches. Proc. CHI 2017, 705–715. doi:10.1145/3025453.3025454 (baseline 10–12,5 WPM; sursă mai veche de 5 ani, folosită doar ca reper).</w:t>
      </w:r>
    </w:p>
    <w:p w:rsidR="0002289C" w:rsidRPr="00283DE6" w:rsidRDefault="00562900">
      <w:pPr>
        <w:numPr>
          <w:ilvl w:val="0"/>
          <w:numId w:val="2"/>
        </w:numPr>
        <w:spacing w:after="80"/>
        <w:rPr>
          <w:lang w:val="ro-RO"/>
        </w:rPr>
      </w:pPr>
      <w:r>
        <w:rPr>
          <w:lang w:val="ro-RO"/>
        </w:rPr>
        <w:t xml:space="preserve">C-QWERTY: Text Entry on Circular Smart Watches (2019), ResearchGate 337284352 (baseline 20–30 WPM; sursă mai veche de 5 ani, folosită doar ca reper).</w:t>
      </w:r>
    </w:p>
    <w:p w:rsidR="0002289C" w:rsidRPr="00283DE6" w:rsidRDefault="00562900">
      <w:pPr>
        <w:spacing w:after="80"/>
        <w:rPr>
          <w:lang w:val="ro-RO"/>
        </w:rPr>
      </w:pPr>
      <w:r>
        <w:rPr>
          <w:b/>
          <w:bCs/>
          <w:lang w:val="ro-RO"/>
        </w:rPr>
        <w:t xml:space="preserve">Acte normative și standarde:</w:t>
      </w:r>
    </w:p>
    <w:p w:rsidR="0002289C" w:rsidRPr="00283DE6" w:rsidRDefault="00562900">
      <w:pPr>
        <w:numPr>
          <w:ilvl w:val="0"/>
          <w:numId w:val="2"/>
        </w:numPr>
        <w:spacing w:after="80"/>
        <w:rPr>
          <w:lang w:val="ro-RO"/>
        </w:rPr>
      </w:pPr>
      <w:r>
        <w:rPr>
          <w:lang w:val="ro-RO"/>
        </w:rPr>
        <w:t xml:space="preserve">Regulamentul (UE) 2023/1542 privind bateriile și deșeurile de baterii, art. 11 (baterii portabile îndepărtabile și înlocuibile de utilizator din 18.02.2027) — https://eur-lex.europa.eu/eli/reg/2023/1542/oj</w:t>
      </w:r>
    </w:p>
    <w:p w:rsidR="0002289C" w:rsidRPr="00283DE6" w:rsidRDefault="00562900">
      <w:pPr>
        <w:numPr>
          <w:ilvl w:val="0"/>
          <w:numId w:val="2"/>
        </w:numPr>
        <w:spacing w:after="80"/>
        <w:rPr>
          <w:lang w:val="ro-RO"/>
        </w:rPr>
      </w:pPr>
      <w:r>
        <w:rPr>
          <w:lang w:val="ro-RO"/>
        </w:rPr>
        <w:t xml:space="preserve">Directiva (UE) 2024/1799 privind promovarea reparării bunurilor („dreptul la reparare”) — https://eur-lex.europa.eu/eli/dir/2024/1799/oj</w:t>
      </w:r>
    </w:p>
    <w:p w:rsidR="0002289C" w:rsidRPr="00283DE6" w:rsidRDefault="00562900">
      <w:pPr>
        <w:numPr>
          <w:ilvl w:val="0"/>
          <w:numId w:val="2"/>
        </w:numPr>
        <w:spacing w:after="80"/>
        <w:rPr>
          <w:lang w:val="ro-RO"/>
        </w:rPr>
      </w:pPr>
      <w:r>
        <w:rPr>
          <w:lang w:val="ro-RO"/>
        </w:rPr>
        <w:t xml:space="preserve">Regulamentul (UE) 2024/1689 privind inteligența artificială (AI Act), art. 50 (transparență, aplicabil din 02.08.2026) — https://eur-lex.europa.eu/eli/reg/2024/1689/oj</w:t>
      </w:r>
    </w:p>
    <w:p w:rsidR="0002289C" w:rsidRPr="00283DE6" w:rsidRDefault="00562900">
      <w:pPr>
        <w:numPr>
          <w:ilvl w:val="0"/>
          <w:numId w:val="2"/>
        </w:numPr>
        <w:spacing w:after="80"/>
        <w:rPr>
          <w:lang w:val="ro-RO"/>
        </w:rPr>
      </w:pPr>
      <w:r>
        <w:rPr>
          <w:lang w:val="ro-RO"/>
        </w:rPr>
        <w:t xml:space="preserve">Regulamentul delegat (UE) 2022/30 (RED art. 3(3) d, e, f — securitate cibernetică) + standardele armonizate EN 18031-1/-2/-3 — https://eur-lex.europa.eu/eli/reg_del/2022/30/oj</w:t>
      </w:r>
    </w:p>
    <w:p w:rsidR="0002289C" w:rsidRPr="00283DE6" w:rsidRDefault="00562900">
      <w:pPr>
        <w:numPr>
          <w:ilvl w:val="0"/>
          <w:numId w:val="2"/>
        </w:numPr>
        <w:spacing w:after="80"/>
        <w:rPr>
          <w:lang w:val="ro-RO"/>
        </w:rPr>
      </w:pPr>
      <w:r>
        <w:rPr>
          <w:lang w:val="ro-RO"/>
        </w:rPr>
        <w:t xml:space="preserve">ETSI EN 300 328 (echipamente 2,4 GHz); ETSI EN 301 489-1/-17 (EMC pentru echipamente radio).</w:t>
      </w:r>
    </w:p>
    <w:p w:rsidR="0002289C" w:rsidRPr="00283DE6" w:rsidRDefault="00562900">
      <w:pPr>
        <w:spacing w:after="80"/>
        <w:rPr>
          <w:lang w:val="ro-RO"/>
        </w:rPr>
      </w:pPr>
      <w:r>
        <w:rPr>
          <w:b/>
          <w:bCs/>
          <w:lang w:val="ro-RO"/>
        </w:rPr>
        <w:t xml:space="preserve">Surse de piață și context (link, dată):</w:t>
      </w:r>
    </w:p>
    <w:p w:rsidR="0002289C" w:rsidRPr="00283DE6" w:rsidRDefault="00562900">
      <w:pPr>
        <w:numPr>
          <w:ilvl w:val="0"/>
          <w:numId w:val="2"/>
        </w:numPr>
        <w:spacing w:after="80"/>
        <w:rPr>
          <w:lang w:val="ro-RO"/>
        </w:rPr>
      </w:pPr>
      <w:r>
        <w:rPr>
          <w:lang w:val="ro-RO"/>
        </w:rPr>
        <w:t xml:space="preserve">Eurostat (16.12.2025): 32,7 % din persoanele de 16–74 ani din UE au folosit instrumente de AI generativ în 2025 (25,1 % în scop personal, 15,1 % la muncă); România: 17,8 % (cel mai mic nivel din UE) — https://ec.europa.eu/eurostat/web/products-eurostat-news/w/ddn-20251216-3</w:t>
      </w:r>
    </w:p>
    <w:p w:rsidR="0002289C" w:rsidRPr="00283DE6" w:rsidRDefault="00562900">
      <w:pPr>
        <w:numPr>
          <w:ilvl w:val="0"/>
          <w:numId w:val="2"/>
        </w:numPr>
        <w:spacing w:after="80"/>
        <w:rPr>
          <w:lang w:val="ro-RO"/>
        </w:rPr>
      </w:pPr>
      <w:r>
        <w:rPr>
          <w:lang w:val="ro-RO"/>
        </w:rPr>
        <w:t xml:space="preserve">IDC: 45,6 milioane de dispozitive purtate la încheietură livrate în T1 2025 (+10,5 %), din care 34,8 M smartwatch-uri — https://www.emsnow.com/idc-global-wrist-worn-device-shipments-grew-10-5-in-q1-2025/</w:t>
      </w:r>
    </w:p>
    <w:p w:rsidR="0002289C" w:rsidRPr="00283DE6" w:rsidRDefault="00562900">
      <w:pPr>
        <w:numPr>
          <w:ilvl w:val="0"/>
          <w:numId w:val="2"/>
        </w:numPr>
        <w:spacing w:after="80"/>
        <w:rPr>
          <w:lang w:val="ro-RO"/>
        </w:rPr>
      </w:pPr>
      <w:r>
        <w:rPr>
          <w:lang w:val="ro-RO"/>
        </w:rPr>
        <w:t xml:space="preserve">TechCrunch (16.06.2026): Plaud a livrat peste 2 milioane de dispozitive AI de notițe; abonamentele depășesc 100 M$ ARR; ~50 % dintre cumpărători plătesc abonament — https://techcrunch.com/2026/06/16/plaud-says-its-software-business-topped-100m-in-arr-after-shipping-over-2m-ai-notetakers/</w:t>
      </w:r>
    </w:p>
    <w:p w:rsidR="0002289C" w:rsidRPr="00283DE6" w:rsidRDefault="00562900">
      <w:pPr>
        <w:numPr>
          <w:ilvl w:val="0"/>
          <w:numId w:val="2"/>
        </w:numPr>
        <w:spacing w:after="80"/>
        <w:rPr>
          <w:lang w:val="ro-RO"/>
        </w:rPr>
      </w:pPr>
      <w:r>
        <w:rPr>
          <w:lang w:val="ro-RO"/>
        </w:rPr>
        <w:t xml:space="preserve">Axios (18.02.2025): Humane AI Pin (699 $ + 24 $/lună) oprit de la distanță pe 28.02.2025 după achiziția HP (116 M$) — https://www.axios.com/2025/02/18/humane-ai-pin-shut-down-hp</w:t>
      </w:r>
    </w:p>
    <w:p w:rsidR="0002289C" w:rsidRPr="00283DE6" w:rsidRDefault="00562900">
      <w:pPr>
        <w:numPr>
          <w:ilvl w:val="0"/>
          <w:numId w:val="2"/>
        </w:numPr>
        <w:spacing w:after="80"/>
        <w:rPr>
          <w:lang w:val="ro-RO"/>
        </w:rPr>
      </w:pPr>
      <w:r>
        <w:rPr>
          <w:lang w:val="ro-RO"/>
        </w:rPr>
        <w:t xml:space="preserve">The Register (16.12.2024): robotul Moxie (800 $) a încetat să funcționeze odată cu serverele producătorului — https://www.theregister.com/2024/12/16/moxie_cloud_services_lessons/</w:t>
      </w:r>
    </w:p>
    <w:p w:rsidR="0002289C" w:rsidRPr="00283DE6" w:rsidRDefault="00562900">
      <w:pPr>
        <w:numPr>
          <w:ilvl w:val="0"/>
          <w:numId w:val="2"/>
        </w:numPr>
        <w:spacing w:after="80"/>
        <w:rPr>
          <w:lang w:val="ro-RO"/>
        </w:rPr>
      </w:pPr>
      <w:r>
        <w:rPr>
          <w:lang w:val="ro-RO"/>
        </w:rPr>
        <w:t xml:space="preserve">TechCrunch (06.08.2026): dispozitivul OpenAI × Jony Ive, difuzor din metal premium, raportat la 300–400 $, lansare 2027 — https://techcrunch.com/2026/08/06/openais-new-ai-smart-speaker-will-reportedly-sell-for-between-300-and-400/</w:t>
      </w:r>
    </w:p>
    <w:p w:rsidR="0002289C" w:rsidRPr="00283DE6" w:rsidRDefault="00562900">
      <w:pPr>
        <w:numPr>
          <w:ilvl w:val="0"/>
          <w:numId w:val="2"/>
        </w:numPr>
        <w:spacing w:after="80"/>
        <w:rPr>
          <w:lang w:val="ro-RO"/>
        </w:rPr>
      </w:pPr>
      <w:r>
        <w:rPr>
          <w:lang w:val="ro-RO"/>
        </w:rPr>
        <w:t xml:space="preserve">heise (2026): Meta Muse Charm — agent AI cu două camere și 5G, disponibil doar în SUA — https://www.heise.de/en/news/Tamagotchi-meets-AI-agent-Meta-announces-AI-gadget-Muse-Charm-11464075.html</w:t>
      </w:r>
    </w:p>
    <w:p w:rsidR="0002289C" w:rsidRPr="00283DE6" w:rsidRDefault="00562900">
      <w:pPr>
        <w:numPr>
          <w:ilvl w:val="0"/>
          <w:numId w:val="2"/>
        </w:numPr>
        <w:spacing w:after="80"/>
        <w:rPr>
          <w:lang w:val="ro-RO"/>
        </w:rPr>
      </w:pPr>
      <w:r>
        <w:rPr>
          <w:lang w:val="ro-RO"/>
        </w:rPr>
        <w:t xml:space="preserve">Stocktitan / Tuya (2026): Fuzozo — aproape 300.000 de unități vândute în China — https://www.stocktitan.net/news/TUYA/tuya-smart-accelerates-physical-ai-commercialization-with-strategic-fl5hn4dv397y.html</w:t>
      </w:r>
    </w:p>
    <w:p w:rsidR="0002289C" w:rsidRPr="00283DE6" w:rsidRDefault="00562900">
      <w:pPr>
        <w:pStyle w:val="Heading3"/>
        <w:rPr>
          <w:lang w:val="ro-RO"/>
        </w:rPr>
      </w:pPr>
      <w:r w:rsidRPr="00283DE6">
        <w:rPr>
          <w:lang w:val="ro-RO"/>
        </w:rPr>
        <w:t>7.2. Dovezi ale rezultatelor anterioare ale solicitantului</w:t>
      </w:r>
    </w:p>
    <w:p w:rsidR="0002289C" w:rsidRPr="00283DE6" w:rsidRDefault="00562900">
      <w:pPr>
        <w:numPr>
          <w:ilvl w:val="0"/>
          <w:numId w:val="2"/>
        </w:numPr>
        <w:spacing w:after="80"/>
        <w:rPr>
          <w:lang w:val="ro-RO"/>
        </w:rPr>
      </w:pPr>
      <w:r>
        <w:rPr>
          <w:lang w:val="ro-RO"/>
        </w:rPr>
        <w:t xml:space="preserve">D1 — depozitul git, `micul-smecher/firmware/` (README, PERF.md, BRINGUP.md, test/: 198+ teste native), SoulOS 1.8.0, commit 95d8465 din 04.10.2026 </w:t>
      </w:r>
      <w:r>
        <w:rPr>
          <w:highlight w:val="yellow"/>
          <w:lang w:val="ro-RO"/>
        </w:rPr>
        <w:t xml:space="preserve">[A: export + hash la data depunerii]</w:t>
      </w:r>
      <w:r>
        <w:rPr>
          <w:lang w:val="ro-RO"/>
        </w:rPr>
        <w:t xml:space="preserve">.</w:t>
      </w:r>
    </w:p>
    <w:p w:rsidR="0002289C" w:rsidRPr="00283DE6" w:rsidRDefault="00562900">
      <w:pPr>
        <w:numPr>
          <w:ilvl w:val="0"/>
          <w:numId w:val="2"/>
        </w:numPr>
        <w:spacing w:after="80"/>
        <w:rPr>
          <w:lang w:val="ro-RO"/>
        </w:rPr>
      </w:pPr>
      <w:r>
        <w:rPr>
          <w:lang w:val="ro-RO"/>
        </w:rPr>
        <w:t xml:space="preserve">D2 — `firmware/sim` + `firmware/PERF.md` + `media/` (clipurile simulatorului, MP4/GIF).</w:t>
      </w:r>
    </w:p>
    <w:p w:rsidR="0002289C" w:rsidRPr="00283DE6" w:rsidRDefault="00562900">
      <w:pPr>
        <w:numPr>
          <w:ilvl w:val="0"/>
          <w:numId w:val="2"/>
        </w:numPr>
        <w:spacing w:after="80"/>
        <w:rPr>
          <w:lang w:val="ro-RO"/>
        </w:rPr>
      </w:pPr>
      <w:r>
        <w:rPr>
          <w:lang w:val="ro-RO"/>
        </w:rPr>
        <w:t xml:space="preserve">D3 — `micul-smecher/ai/` (SOUL Cloud: README, tests/: 283 de teste), `bridge/` (SOUL Bridge, MIT), `docs/07-CONNECT-AI.md`, `docs/10-SOUL-MEMORY.md`.</w:t>
      </w:r>
    </w:p>
    <w:p w:rsidR="0002289C" w:rsidRPr="00283DE6" w:rsidRDefault="00562900">
      <w:pPr>
        <w:numPr>
          <w:ilvl w:val="0"/>
          <w:numId w:val="2"/>
        </w:numPr>
        <w:spacing w:after="80"/>
        <w:rPr>
          <w:lang w:val="ro-RO"/>
        </w:rPr>
      </w:pPr>
      <w:r>
        <w:rPr>
          <w:lang w:val="ro-RO"/>
        </w:rPr>
        <w:t xml:space="preserve">D4 — `os/index.html`, `os/DESIGN-ALIVE.md`, `os/ARCHITECTURE.md` (SoulOS pe web).</w:t>
      </w:r>
    </w:p>
    <w:p w:rsidR="0002289C" w:rsidRPr="00283DE6" w:rsidRDefault="00562900">
      <w:pPr>
        <w:numPr>
          <w:ilvl w:val="0"/>
          <w:numId w:val="2"/>
        </w:numPr>
        <w:spacing w:after="80"/>
        <w:rPr>
          <w:lang w:val="ro-RO"/>
        </w:rPr>
      </w:pPr>
      <w:r>
        <w:rPr>
          <w:lang w:val="ro-RO"/>
        </w:rPr>
        <w:t xml:space="preserve">D5 — `research/12-ecran-mai-mare.md` §1–2 (geometria tastaturii, alegerea panoului).</w:t>
      </w:r>
    </w:p>
    <w:p w:rsidR="0002289C" w:rsidRPr="00283DE6" w:rsidRDefault="00562900">
      <w:pPr>
        <w:numPr>
          <w:ilvl w:val="0"/>
          <w:numId w:val="2"/>
        </w:numPr>
        <w:spacing w:after="80"/>
        <w:rPr>
          <w:lang w:val="ro-RO"/>
        </w:rPr>
      </w:pPr>
      <w:r>
        <w:rPr>
          <w:lang w:val="ro-RO"/>
        </w:rPr>
        <w:t xml:space="preserve">D6 — `renders/v9/`, `blueprints/final/`, `prototip/` (forma MĂRGĂRITAR: randări, planșe, STL).</w:t>
      </w:r>
    </w:p>
    <w:p w:rsidR="0002289C" w:rsidRPr="00283DE6" w:rsidRDefault="00562900">
      <w:pPr>
        <w:numPr>
          <w:ilvl w:val="0"/>
          <w:numId w:val="2"/>
        </w:numPr>
        <w:spacing w:after="80"/>
        <w:rPr>
          <w:lang w:val="ro-RO"/>
        </w:rPr>
      </w:pPr>
      <w:r>
        <w:rPr>
          <w:lang w:val="ro-RO"/>
        </w:rPr>
        <w:t xml:space="preserve">D7 — export `git log` cu datele commit-urilor (primul commit SOUL: 24.09.2026).</w:t>
      </w:r>
    </w:p>
    <w:p w:rsidR="0002289C" w:rsidRPr="00283DE6" w:rsidRDefault="00562900">
      <w:pPr>
        <w:numPr>
          <w:ilvl w:val="0"/>
          <w:numId w:val="2"/>
        </w:numPr>
        <w:spacing w:after="80"/>
        <w:rPr>
          <w:lang w:val="ro-RO"/>
        </w:rPr>
      </w:pPr>
      <w:r>
        <w:rPr>
          <w:lang w:val="ro-RO"/>
        </w:rPr>
        <w:t xml:space="preserve">D8 — „Raport de laborator TRL 3 — SOUL M (2.8C)”, X1–X8, cu video pe placa reală </w:t>
      </w:r>
      <w:r>
        <w:rPr>
          <w:highlight w:val="yellow"/>
          <w:lang w:val="ro-RO"/>
        </w:rPr>
        <w:t xml:space="preserve">[în curs; se anexează înainte de depunere]</w:t>
      </w:r>
      <w:r>
        <w:rPr>
          <w:lang w:val="ro-RO"/>
        </w:rPr>
        <w:t xml:space="preserve">.</w:t>
      </w:r>
    </w:p>
    <w:p w:rsidR="0002289C" w:rsidRPr="00283DE6" w:rsidRDefault="00562900">
      <w:pPr>
        <w:numPr>
          <w:ilvl w:val="0"/>
          <w:numId w:val="2"/>
        </w:numPr>
        <w:spacing w:after="80"/>
        <w:rPr>
          <w:lang w:val="ro-RO"/>
        </w:rPr>
      </w:pPr>
      <w:r>
        <w:rPr>
          <w:lang w:val="ro-RO"/>
        </w:rPr>
        <w:t xml:space="preserve">Benchmark-ul celor 24 de competitori (research 11) și studiile research 01, 04 (anexe).</w:t>
      </w:r>
    </w:p>
    <w:p w:rsidR="0002289C" w:rsidRPr="00283DE6" w:rsidRDefault="0002289C">
      <w:pPr>
        <w:rPr>
          <w:lang w:val="ro-RO"/>
        </w:rPr>
      </w:pPr>
    </w:p>
    <w:p w:rsidR="0002289C" w:rsidRPr="00283DE6" w:rsidRDefault="00562900">
      <w:pPr>
        <w:pStyle w:val="Heading1"/>
        <w:rPr>
          <w:lang w:val="ro-RO"/>
        </w:rPr>
      </w:pPr>
      <w:r w:rsidRPr="00283DE6">
        <w:rPr>
          <w:lang w:val="ro-RO"/>
        </w:rPr>
        <w:t>VIII. DECLARAȚIE ȘI SEMNĂTURI</w:t>
      </w:r>
    </w:p>
    <w:p w:rsidR="0002289C" w:rsidRPr="00283DE6" w:rsidRDefault="00562900" w:rsidP="007448A1">
      <w:pPr>
        <w:spacing w:after="80"/>
        <w:jc w:val="both"/>
        <w:rPr>
          <w:lang w:val="ro-RO"/>
        </w:rPr>
      </w:pPr>
      <w:r w:rsidRPr="00283DE6">
        <w:rPr>
          <w:i/>
          <w:iCs/>
          <w:lang w:val="ro-RO"/>
        </w:rPr>
        <w:t>„Subsemnatul/Subsemnații, în calitate de expert/colectiv de experți științifici care a/au elaborat prezentul Raport Științific, certificăm:</w:t>
      </w:r>
    </w:p>
    <w:p w:rsidR="0002289C" w:rsidRPr="00283DE6" w:rsidRDefault="00562900" w:rsidP="007448A1">
      <w:pPr>
        <w:pStyle w:val="ListParagraph"/>
        <w:numPr>
          <w:ilvl w:val="0"/>
          <w:numId w:val="2"/>
        </w:numPr>
        <w:spacing w:after="60"/>
        <w:jc w:val="both"/>
        <w:rPr>
          <w:lang w:val="ro-RO"/>
        </w:rPr>
      </w:pPr>
      <w:r w:rsidRPr="00283DE6">
        <w:rPr>
          <w:lang w:val="ro-RO"/>
        </w:rPr>
        <w:t>corectitudinea și obiectivitatea informațiilor și evaluărilor prezentate în acest raport;</w:t>
      </w:r>
    </w:p>
    <w:p w:rsidR="0002289C" w:rsidRPr="00283DE6" w:rsidRDefault="00562900" w:rsidP="007448A1">
      <w:pPr>
        <w:pStyle w:val="ListParagraph"/>
        <w:numPr>
          <w:ilvl w:val="0"/>
          <w:numId w:val="2"/>
        </w:numPr>
        <w:spacing w:after="60"/>
        <w:jc w:val="both"/>
        <w:rPr>
          <w:lang w:val="ro-RO"/>
        </w:rPr>
      </w:pPr>
      <w:r w:rsidRPr="00283DE6">
        <w:rPr>
          <w:lang w:val="ro-RO"/>
        </w:rPr>
        <w:t>atestarea nivelului TRL de pornire declarat (minim TRL 3) pe baza dovezilor prezentate în Secțiunea II;</w:t>
      </w:r>
    </w:p>
    <w:p w:rsidR="0002289C" w:rsidRPr="00283DE6" w:rsidRDefault="00562900" w:rsidP="007448A1">
      <w:pPr>
        <w:pStyle w:val="ListParagraph"/>
        <w:numPr>
          <w:ilvl w:val="0"/>
          <w:numId w:val="2"/>
        </w:numPr>
        <w:spacing w:after="60"/>
        <w:jc w:val="both"/>
        <w:rPr>
          <w:lang w:val="ro-RO"/>
        </w:rPr>
      </w:pPr>
      <w:r w:rsidRPr="00283DE6">
        <w:rPr>
          <w:lang w:val="ro-RO"/>
        </w:rPr>
        <w:t>fezabilitatea atingerii TRL 5 prin activitățile propuse, în condițiile resurselor descrise;</w:t>
      </w:r>
    </w:p>
    <w:p w:rsidR="0002289C" w:rsidRPr="00283DE6" w:rsidRDefault="00562900" w:rsidP="007448A1">
      <w:pPr>
        <w:pStyle w:val="ListParagraph"/>
        <w:numPr>
          <w:ilvl w:val="0"/>
          <w:numId w:val="2"/>
        </w:numPr>
        <w:spacing w:after="60"/>
        <w:jc w:val="both"/>
        <w:rPr>
          <w:lang w:val="ro-RO"/>
        </w:rPr>
      </w:pPr>
      <w:r w:rsidRPr="00283DE6">
        <w:rPr>
          <w:lang w:val="ro-RO"/>
        </w:rPr>
        <w:t>îndeplinirea cumulativă a cerințelor de eligibilitate ale expertului/colectivului prevăzute în Ghidul Solicitantului (≥ 5 ani experiență, ≥ 2 publicații în ultimii 10 ani, acreditări/certificări în domeniul RIS3 vizat);</w:t>
      </w:r>
    </w:p>
    <w:p w:rsidR="0002289C" w:rsidRPr="0056768D" w:rsidRDefault="00562900" w:rsidP="0056768D">
      <w:pPr>
        <w:pStyle w:val="ListParagraph"/>
        <w:numPr>
          <w:ilvl w:val="0"/>
          <w:numId w:val="2"/>
        </w:numPr>
        <w:spacing w:after="80"/>
        <w:jc w:val="both"/>
        <w:rPr>
          <w:lang w:val="ro-RO"/>
        </w:rPr>
      </w:pPr>
      <w:r w:rsidRPr="0056768D">
        <w:rPr>
          <w:lang w:val="ro-RO"/>
        </w:rPr>
        <w:t>absența calității de angajat al beneficiarului (cu excepția cazului de expert intern explicit prevăzut de Ghid)</w:t>
      </w:r>
      <w:r w:rsidR="0056768D">
        <w:rPr>
          <w:lang w:val="ro-RO"/>
        </w:rPr>
        <w:t>.</w:t>
      </w:r>
    </w:p>
    <w:p w:rsidR="0002289C" w:rsidRPr="00283DE6" w:rsidRDefault="00562900">
      <w:pPr>
        <w:pStyle w:val="Heading3"/>
        <w:rPr>
          <w:lang w:val="ro-RO"/>
        </w:rPr>
      </w:pPr>
      <w:r w:rsidRPr="00283DE6">
        <w:rPr>
          <w:lang w:val="ro-RO"/>
        </w:rPr>
        <w:t>Identificarea expertului/colectivului semnatar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400"/>
        <w:gridCol w:w="2400"/>
        <w:gridCol w:w="2280"/>
      </w:tblGrid>
      <w:tr w:rsidR="0002289C" w:rsidRPr="00283DE6">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Nr.</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Nume și prenume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Calitate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Semnătură</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02289C" w:rsidRPr="00283DE6" w:rsidRDefault="00562900">
            <w:pPr>
              <w:spacing w:after="40"/>
              <w:rPr>
                <w:lang w:val="ro-RO"/>
              </w:rPr>
            </w:pPr>
            <w:r w:rsidRPr="00283DE6">
              <w:rPr>
                <w:b/>
                <w:bCs/>
                <w:color w:val="FFFFFF"/>
                <w:lang w:val="ro-RO"/>
              </w:rPr>
              <w:t>Data</w:t>
            </w:r>
          </w:p>
        </w:tc>
      </w:tr>
      <w:tr w:rsidR="0002289C" w:rsidRPr="00283DE6">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[Nume Prenume — expert/coordonator colectiv]</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Expert independent </w:t>
            </w:r>
            <w:r>
              <w:rPr>
                <w:highlight w:val="yellow"/>
                <w:lang w:val="ro-RO"/>
              </w:rPr>
              <w:t xml:space="preserve">[sau membru colectiv]</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________________</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______________</w:t>
            </w:r>
          </w:p>
        </w:tc>
      </w:tr>
      <w:tr w:rsidR="0002289C" w:rsidRPr="00283DE6">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[Nume Prenume — dacă e cazul]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[Calitate]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________________</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______________</w:t>
            </w:r>
          </w:p>
        </w:tc>
      </w:tr>
      <w:tr w:rsidR="0002289C" w:rsidRPr="00283DE6">
        <w:trPr>
          <w:cantSplit/>
        </w:trPr>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lang w:val="ro-RO"/>
              </w:rPr>
              <w:t xml:space="preserve">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[Nume Prenume — dacă e cazul]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Pr>
                <w:highlight w:val="yellow"/>
                <w:lang w:val="ro-RO"/>
              </w:rPr>
              <w:t xml:space="preserve">[Calitate]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________________</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02289C" w:rsidRPr="00283DE6" w:rsidRDefault="00562900">
            <w:pPr>
              <w:spacing w:after="40"/>
              <w:rPr>
                <w:lang w:val="ro-RO"/>
              </w:rPr>
            </w:pPr>
            <w:r w:rsidRPr="00283DE6">
              <w:rPr>
                <w:lang w:val="ro-RO"/>
              </w:rPr>
              <w:t>______________</w:t>
            </w:r>
          </w:p>
        </w:tc>
      </w:tr>
    </w:tbl>
    <w:p w:rsidR="0002289C" w:rsidRPr="00283DE6" w:rsidRDefault="00562900">
      <w:pPr>
        <w:spacing w:after="80"/>
        <w:rPr>
          <w:lang w:val="ro-RO"/>
        </w:rPr>
      </w:pPr>
      <w:r>
        <w:rPr>
          <w:b/>
          <w:bCs/>
          <w:lang w:val="ro-RO"/>
        </w:rPr>
        <w:t xml:space="preserve">Solicitant</w:t>
      </w:r>
      <w:r>
        <w:rPr>
          <w:lang w:val="ro-RO"/>
        </w:rPr>
        <w:t xml:space="preserve"> (elaborează raportul și răspunde de conținut): ARTEMIS DIGITAL S.R.L., prin </w:t>
      </w:r>
      <w:r>
        <w:rPr>
          <w:highlight w:val="yellow"/>
          <w:lang w:val="ro-RO"/>
        </w:rPr>
        <w:t xml:space="preserve">[Nume Prenume]</w:t>
      </w:r>
      <w:r>
        <w:rPr>
          <w:lang w:val="ro-RO"/>
        </w:rPr>
        <w:t xml:space="preserve">, administrator — semnătură: ________________ data: </w:t>
      </w:r>
      <w:r>
        <w:rPr>
          <w:highlight w:val="yellow"/>
          <w:lang w:val="ro-RO"/>
        </w:rPr>
        <w:t xml:space="preserve">[ZZ/LL/AAAA]</w:t>
      </w:r>
    </w:p>
    <w:p w:rsidR="0002289C" w:rsidRPr="00283DE6" w:rsidRDefault="00562900">
      <w:pPr>
        <w:spacing w:after="80"/>
        <w:rPr>
          <w:lang w:val="ro-RO"/>
        </w:rPr>
      </w:pPr>
      <w:r>
        <w:rPr>
          <w:b/>
          <w:bCs/>
          <w:color w:val="C00000"/>
          <w:lang w:val="ro-RO"/>
        </w:rPr>
        <w:t xml:space="preserve">DRAFT — NU SE SEMNEAZĂ ȘI NU SE DEPUNE. TRL 3 este declarat, dar se atestă doar după dovada D8 (raportul de laborator TRL 3 pe placa Waveshare 2.8C, experimentele X1–X8 filmate), care e în curs. Poarta de lansare din _build/data.py (D8_DONE) blochează versiunea pentru semnare până atunci.</w:t>
      </w:r>
    </w:p>
    <w:p w:rsidR="0002289C" w:rsidRPr="00283DE6" w:rsidRDefault="0002289C">
      <w:pPr>
        <w:spacing w:after="80"/>
        <w:rPr>
          <w:lang w:val="ro-RO"/>
        </w:rPr>
      </w:pPr>
    </w:p>
    <w:p w:rsidR="0002289C" w:rsidRPr="00283DE6" w:rsidRDefault="00562900" w:rsidP="007448A1">
      <w:pPr>
        <w:pStyle w:val="Heading3"/>
        <w:jc w:val="both"/>
        <w:rPr>
          <w:lang w:val="ro-RO"/>
        </w:rPr>
      </w:pPr>
      <w:r w:rsidRPr="00283DE6">
        <w:rPr>
          <w:lang w:val="ro-RO"/>
        </w:rPr>
        <w:t>Anexe la Raportul Științific (de atașat la depunere)</w:t>
      </w:r>
    </w:p>
    <w:p w:rsidR="0002289C" w:rsidRPr="00283DE6" w:rsidRDefault="00562900" w:rsidP="007448A1">
      <w:pPr>
        <w:pStyle w:val="ListParagraph"/>
        <w:numPr>
          <w:ilvl w:val="0"/>
          <w:numId w:val="2"/>
        </w:numPr>
        <w:spacing w:after="60"/>
        <w:jc w:val="both"/>
        <w:rPr>
          <w:lang w:val="ro-RO"/>
        </w:rPr>
      </w:pPr>
      <w:r w:rsidRPr="00283DE6">
        <w:rPr>
          <w:lang w:val="ro-RO"/>
        </w:rPr>
        <w:t>CV-urile expertului/colectivului științific (model Europass sau echivalent), datate și semnate.</w:t>
      </w:r>
    </w:p>
    <w:p w:rsidR="0002289C" w:rsidRPr="00283DE6" w:rsidRDefault="00562900" w:rsidP="007448A1">
      <w:pPr>
        <w:pStyle w:val="ListParagraph"/>
        <w:numPr>
          <w:ilvl w:val="0"/>
          <w:numId w:val="2"/>
        </w:numPr>
        <w:spacing w:after="60"/>
        <w:jc w:val="both"/>
        <w:rPr>
          <w:lang w:val="ro-RO"/>
        </w:rPr>
      </w:pPr>
      <w:r w:rsidRPr="00283DE6">
        <w:rPr>
          <w:lang w:val="ro-RO"/>
        </w:rPr>
        <w:t>Documente doveditoare ale cerințelor de eligibilitate ale expertului (lista publicațiilor cu DOI, copii ale acreditărilor/certificărilor, dovada experienței în domeniu).</w:t>
      </w:r>
    </w:p>
    <w:p w:rsidR="0002289C" w:rsidRPr="00283DE6" w:rsidRDefault="00562900" w:rsidP="007448A1">
      <w:pPr>
        <w:pStyle w:val="ListParagraph"/>
        <w:numPr>
          <w:ilvl w:val="0"/>
          <w:numId w:val="2"/>
        </w:numPr>
        <w:spacing w:after="60"/>
        <w:jc w:val="both"/>
        <w:rPr>
          <w:lang w:val="ro-RO"/>
        </w:rPr>
      </w:pPr>
      <w:r w:rsidRPr="00283DE6">
        <w:rPr>
          <w:lang w:val="ro-RO"/>
        </w:rPr>
        <w:t>Dovezi ale TRL de pornire (rezultate experimentale, rapoarte de laborator, brevete, publicații, fișe tehnice).</w:t>
      </w:r>
    </w:p>
    <w:p w:rsidR="0002289C" w:rsidRPr="00283DE6" w:rsidRDefault="00562900" w:rsidP="007448A1">
      <w:pPr>
        <w:pStyle w:val="ListParagraph"/>
        <w:numPr>
          <w:ilvl w:val="0"/>
          <w:numId w:val="2"/>
        </w:numPr>
        <w:spacing w:after="60"/>
        <w:jc w:val="both"/>
        <w:rPr>
          <w:lang w:val="ro-RO"/>
        </w:rPr>
      </w:pPr>
      <w:r w:rsidRPr="00283DE6">
        <w:rPr>
          <w:lang w:val="ro-RO"/>
        </w:rPr>
        <w:t>Acorduri/scrisori de intenție cu organizații de cercetare partenere (după caz).</w:t>
      </w:r>
    </w:p>
    <w:p w:rsidR="0002289C" w:rsidRPr="00283DE6" w:rsidRDefault="00562900" w:rsidP="007448A1">
      <w:pPr>
        <w:pStyle w:val="ListParagraph"/>
        <w:numPr>
          <w:ilvl w:val="0"/>
          <w:numId w:val="2"/>
        </w:numPr>
        <w:spacing w:after="60"/>
        <w:jc w:val="both"/>
        <w:rPr>
          <w:lang w:val="ro-RO"/>
        </w:rPr>
      </w:pPr>
      <w:r w:rsidRPr="00283DE6">
        <w:rPr>
          <w:lang w:val="ro-RO"/>
        </w:rPr>
        <w:t>Diagrama Gantt detaliată (dacă nu este inserată în Secțiunea V).</w:t>
      </w:r>
    </w:p>
    <w:p w:rsidR="0002289C" w:rsidRPr="00283DE6" w:rsidRDefault="00562900" w:rsidP="007448A1">
      <w:pPr>
        <w:pStyle w:val="ListParagraph"/>
        <w:numPr>
          <w:ilvl w:val="0"/>
          <w:numId w:val="2"/>
        </w:numPr>
        <w:spacing w:after="60"/>
        <w:jc w:val="both"/>
        <w:rPr>
          <w:lang w:val="ro-RO"/>
        </w:rPr>
      </w:pPr>
      <w:r>
        <w:rPr>
          <w:lang w:val="ro-RO"/>
        </w:rPr>
        <w:t xml:space="preserve">Raportul de laborator TRL 3 — SOUL M (2.8C) cu rezultatele X1–X8, loguri, fotografii, video cu marcaj de timp și hash git (dovada D8).</w:t>
      </w:r>
    </w:p>
    <w:p w:rsidR="0002289C" w:rsidRPr="00283DE6" w:rsidRDefault="00562900" w:rsidP="007448A1">
      <w:pPr>
        <w:pStyle w:val="ListParagraph"/>
        <w:numPr>
          <w:ilvl w:val="0"/>
          <w:numId w:val="2"/>
        </w:numPr>
        <w:spacing w:after="60"/>
        <w:jc w:val="both"/>
        <w:rPr>
          <w:lang w:val="ro-RO"/>
        </w:rPr>
      </w:pPr>
      <w:r>
        <w:rPr>
          <w:lang w:val="ro-RO"/>
        </w:rPr>
        <w:t xml:space="preserve">Contractul de cesiune a drepturilor autorului către ARTEMIS DIGITAL S.R.L. și declarația privind componentele open-source și licențele lor.</w:t>
      </w:r>
    </w:p>
    <w:sectPr w:rsidR="0002289C" w:rsidRPr="00283D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02F36" w14:textId="77777777" w:rsidR="00472C08" w:rsidRDefault="00472C08">
      <w:r>
        <w:separator/>
      </w:r>
    </w:p>
  </w:endnote>
  <w:endnote w:type="continuationSeparator" w:id="0">
    <w:p w14:paraId="5AFB13CB" w14:textId="77777777" w:rsidR="00472C08" w:rsidRDefault="0047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3AE75" w14:textId="77777777" w:rsidR="0002289C" w:rsidRPr="00FD6117" w:rsidRDefault="00562900">
    <w:pPr>
      <w:jc w:val="center"/>
      <w:rPr>
        <w:lang w:val="ro-RO"/>
      </w:rPr>
    </w:pPr>
    <w:r w:rsidRPr="00FD6117">
      <w:rPr>
        <w:color w:val="808080"/>
        <w:sz w:val="16"/>
        <w:szCs w:val="16"/>
        <w:lang w:val="ro-RO"/>
      </w:rPr>
      <w:t xml:space="preserve">PR BI P1/1.1/1/2026 — Proof of Concept   |   Pagina </w:t>
    </w:r>
    <w:r w:rsidRPr="00FD6117">
      <w:rPr>
        <w:color w:val="808080"/>
        <w:sz w:val="16"/>
        <w:szCs w:val="16"/>
        <w:lang w:val="ro-RO"/>
      </w:rPr>
      <w:fldChar w:fldCharType="begin"/>
    </w:r>
    <w:r w:rsidRPr="00FD6117">
      <w:rPr>
        <w:color w:val="808080"/>
        <w:sz w:val="16"/>
        <w:szCs w:val="16"/>
        <w:lang w:val="ro-RO"/>
      </w:rPr>
      <w:instrText>PAGE</w:instrText>
    </w:r>
    <w:r w:rsidRPr="00FD6117">
      <w:rPr>
        <w:color w:val="808080"/>
        <w:sz w:val="16"/>
        <w:szCs w:val="16"/>
        <w:lang w:val="ro-RO"/>
      </w:rPr>
      <w:fldChar w:fldCharType="separate"/>
    </w:r>
    <w:r w:rsidR="00564B69" w:rsidRPr="00FD6117">
      <w:rPr>
        <w:noProof/>
        <w:color w:val="808080"/>
        <w:sz w:val="16"/>
        <w:szCs w:val="16"/>
        <w:lang w:val="ro-RO"/>
      </w:rPr>
      <w:t>1</w:t>
    </w:r>
    <w:r w:rsidRPr="00FD6117">
      <w:rPr>
        <w:color w:val="808080"/>
        <w:sz w:val="16"/>
        <w:szCs w:val="16"/>
        <w:lang w:val="ro-RO"/>
      </w:rPr>
      <w:fldChar w:fldCharType="end"/>
    </w:r>
    <w:r w:rsidRPr="00FD6117">
      <w:rPr>
        <w:color w:val="808080"/>
        <w:sz w:val="16"/>
        <w:szCs w:val="16"/>
        <w:lang w:val="ro-RO"/>
      </w:rPr>
      <w:t xml:space="preserve"> din </w:t>
    </w:r>
    <w:r w:rsidRPr="00FD6117">
      <w:rPr>
        <w:color w:val="808080"/>
        <w:sz w:val="16"/>
        <w:szCs w:val="16"/>
        <w:lang w:val="ro-RO"/>
      </w:rPr>
      <w:fldChar w:fldCharType="begin"/>
    </w:r>
    <w:r w:rsidRPr="00FD6117">
      <w:rPr>
        <w:color w:val="808080"/>
        <w:sz w:val="16"/>
        <w:szCs w:val="16"/>
        <w:lang w:val="ro-RO"/>
      </w:rPr>
      <w:instrText>NUMPAGES</w:instrText>
    </w:r>
    <w:r w:rsidRPr="00FD6117">
      <w:rPr>
        <w:color w:val="808080"/>
        <w:sz w:val="16"/>
        <w:szCs w:val="16"/>
        <w:lang w:val="ro-RO"/>
      </w:rPr>
      <w:fldChar w:fldCharType="separate"/>
    </w:r>
    <w:r w:rsidR="00564B69" w:rsidRPr="00FD6117">
      <w:rPr>
        <w:noProof/>
        <w:color w:val="808080"/>
        <w:sz w:val="16"/>
        <w:szCs w:val="16"/>
        <w:lang w:val="ro-RO"/>
      </w:rPr>
      <w:t>2</w:t>
    </w:r>
    <w:r w:rsidRPr="00FD6117">
      <w:rPr>
        <w:color w:val="808080"/>
        <w:sz w:val="16"/>
        <w:szCs w:val="16"/>
        <w:lang w:val="ro-R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B0C96" w14:textId="77777777" w:rsidR="00472C08" w:rsidRDefault="00472C08">
      <w:r>
        <w:separator/>
      </w:r>
    </w:p>
  </w:footnote>
  <w:footnote w:type="continuationSeparator" w:id="0">
    <w:p w14:paraId="529F6DFF" w14:textId="77777777" w:rsidR="00472C08" w:rsidRDefault="00472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A2BF1" w14:textId="70DF3032" w:rsidR="0002289C" w:rsidRPr="00FD6117" w:rsidRDefault="00562900">
    <w:pPr>
      <w:jc w:val="right"/>
      <w:rPr>
        <w:lang w:val="ro-RO"/>
      </w:rPr>
    </w:pPr>
    <w:r w:rsidRPr="00FD6117">
      <w:rPr>
        <w:i/>
        <w:iCs/>
        <w:color w:val="808080"/>
        <w:sz w:val="16"/>
        <w:szCs w:val="16"/>
        <w:lang w:val="ro-RO"/>
      </w:rPr>
      <w:t>Anexa 1</w:t>
    </w:r>
    <w:r w:rsidR="000333E0">
      <w:rPr>
        <w:i/>
        <w:iCs/>
        <w:color w:val="808080"/>
        <w:sz w:val="16"/>
        <w:szCs w:val="16"/>
        <w:lang w:val="ro-RO"/>
      </w:rPr>
      <w:t>6</w:t>
    </w:r>
    <w:r w:rsidRPr="00FD6117">
      <w:rPr>
        <w:i/>
        <w:iCs/>
        <w:color w:val="808080"/>
        <w:sz w:val="16"/>
        <w:szCs w:val="16"/>
        <w:lang w:val="ro-RO"/>
      </w:rPr>
      <w:t xml:space="preserve"> — Model Raport Științific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B464C"/>
    <w:multiLevelType w:val="hybridMultilevel"/>
    <w:tmpl w:val="1A36E65C"/>
    <w:lvl w:ilvl="0" w:tplc="00B68F4E">
      <w:start w:val="1"/>
      <w:numFmt w:val="bullet"/>
      <w:lvlText w:val="●"/>
      <w:lvlJc w:val="left"/>
      <w:pPr>
        <w:ind w:left="720" w:hanging="360"/>
      </w:pPr>
    </w:lvl>
    <w:lvl w:ilvl="1" w:tplc="11C287F0">
      <w:start w:val="1"/>
      <w:numFmt w:val="bullet"/>
      <w:lvlText w:val="○"/>
      <w:lvlJc w:val="left"/>
      <w:pPr>
        <w:ind w:left="1440" w:hanging="360"/>
      </w:pPr>
    </w:lvl>
    <w:lvl w:ilvl="2" w:tplc="6C846800">
      <w:start w:val="1"/>
      <w:numFmt w:val="bullet"/>
      <w:lvlText w:val="■"/>
      <w:lvlJc w:val="left"/>
      <w:pPr>
        <w:ind w:left="2160" w:hanging="360"/>
      </w:pPr>
    </w:lvl>
    <w:lvl w:ilvl="3" w:tplc="5848456A">
      <w:start w:val="1"/>
      <w:numFmt w:val="bullet"/>
      <w:lvlText w:val="●"/>
      <w:lvlJc w:val="left"/>
      <w:pPr>
        <w:ind w:left="2880" w:hanging="360"/>
      </w:pPr>
    </w:lvl>
    <w:lvl w:ilvl="4" w:tplc="438E15DA">
      <w:start w:val="1"/>
      <w:numFmt w:val="bullet"/>
      <w:lvlText w:val="○"/>
      <w:lvlJc w:val="left"/>
      <w:pPr>
        <w:ind w:left="3600" w:hanging="360"/>
      </w:pPr>
    </w:lvl>
    <w:lvl w:ilvl="5" w:tplc="A80076B2">
      <w:start w:val="1"/>
      <w:numFmt w:val="bullet"/>
      <w:lvlText w:val="■"/>
      <w:lvlJc w:val="left"/>
      <w:pPr>
        <w:ind w:left="4320" w:hanging="360"/>
      </w:pPr>
    </w:lvl>
    <w:lvl w:ilvl="6" w:tplc="FF0040E0">
      <w:start w:val="1"/>
      <w:numFmt w:val="bullet"/>
      <w:lvlText w:val="●"/>
      <w:lvlJc w:val="left"/>
      <w:pPr>
        <w:ind w:left="5040" w:hanging="360"/>
      </w:pPr>
    </w:lvl>
    <w:lvl w:ilvl="7" w:tplc="4A947C2A">
      <w:start w:val="1"/>
      <w:numFmt w:val="bullet"/>
      <w:lvlText w:val="●"/>
      <w:lvlJc w:val="left"/>
      <w:pPr>
        <w:ind w:left="5760" w:hanging="360"/>
      </w:pPr>
    </w:lvl>
    <w:lvl w:ilvl="8" w:tplc="F26E25E6">
      <w:start w:val="1"/>
      <w:numFmt w:val="bullet"/>
      <w:lvlText w:val="●"/>
      <w:lvlJc w:val="left"/>
      <w:pPr>
        <w:ind w:left="6480" w:hanging="360"/>
      </w:pPr>
    </w:lvl>
  </w:abstractNum>
  <w:abstractNum w:abstractNumId="1" w15:restartNumberingAfterBreak="0">
    <w:nsid w:val="35D90BB0"/>
    <w:multiLevelType w:val="hybridMultilevel"/>
    <w:tmpl w:val="3FE6CFCE"/>
    <w:lvl w:ilvl="0" w:tplc="B8B0B950">
      <w:start w:val="1"/>
      <w:numFmt w:val="bullet"/>
      <w:lvlText w:val="•"/>
      <w:lvlJc w:val="left"/>
      <w:pPr>
        <w:ind w:left="540" w:hanging="270"/>
      </w:pPr>
    </w:lvl>
    <w:lvl w:ilvl="1" w:tplc="E34A4A7A">
      <w:start w:val="1"/>
      <w:numFmt w:val="bullet"/>
      <w:lvlText w:val="◦"/>
      <w:lvlJc w:val="left"/>
      <w:pPr>
        <w:ind w:left="1080" w:hanging="270"/>
      </w:pPr>
    </w:lvl>
    <w:lvl w:ilvl="2" w:tplc="A58EA260">
      <w:numFmt w:val="decimal"/>
      <w:lvlText w:val=""/>
      <w:lvlJc w:val="left"/>
    </w:lvl>
    <w:lvl w:ilvl="3" w:tplc="EF0EA952">
      <w:numFmt w:val="decimal"/>
      <w:lvlText w:val=""/>
      <w:lvlJc w:val="left"/>
    </w:lvl>
    <w:lvl w:ilvl="4" w:tplc="5CF82BC0">
      <w:numFmt w:val="decimal"/>
      <w:lvlText w:val=""/>
      <w:lvlJc w:val="left"/>
    </w:lvl>
    <w:lvl w:ilvl="5" w:tplc="E110A65E">
      <w:numFmt w:val="decimal"/>
      <w:lvlText w:val=""/>
      <w:lvlJc w:val="left"/>
    </w:lvl>
    <w:lvl w:ilvl="6" w:tplc="EEACEB1C">
      <w:numFmt w:val="decimal"/>
      <w:lvlText w:val=""/>
      <w:lvlJc w:val="left"/>
    </w:lvl>
    <w:lvl w:ilvl="7" w:tplc="2AB6EA14">
      <w:numFmt w:val="decimal"/>
      <w:lvlText w:val=""/>
      <w:lvlJc w:val="left"/>
    </w:lvl>
    <w:lvl w:ilvl="8" w:tplc="9034BA9A">
      <w:numFmt w:val="decimal"/>
      <w:lvlText w:val=""/>
      <w:lvlJc w:val="left"/>
    </w:lvl>
  </w:abstractNum>
  <w:num w:numId="1" w16cid:durableId="1297294582">
    <w:abstractNumId w:val="0"/>
    <w:lvlOverride w:ilvl="0">
      <w:startOverride w:val="1"/>
    </w:lvlOverride>
  </w:num>
  <w:num w:numId="2" w16cid:durableId="147594949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IA OPRISAN">
    <w15:presenceInfo w15:providerId="AD" w15:userId="S-1-5-21-3680615083-1058651665-2033921387-14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89C"/>
    <w:rsid w:val="0002289C"/>
    <w:rsid w:val="000333E0"/>
    <w:rsid w:val="00221ED9"/>
    <w:rsid w:val="00283DE6"/>
    <w:rsid w:val="002E7E72"/>
    <w:rsid w:val="003327E1"/>
    <w:rsid w:val="00346389"/>
    <w:rsid w:val="00416534"/>
    <w:rsid w:val="004256AD"/>
    <w:rsid w:val="00456424"/>
    <w:rsid w:val="00472C08"/>
    <w:rsid w:val="004753AC"/>
    <w:rsid w:val="00543F8E"/>
    <w:rsid w:val="00562900"/>
    <w:rsid w:val="005640A8"/>
    <w:rsid w:val="00564B69"/>
    <w:rsid w:val="005650E9"/>
    <w:rsid w:val="0056768D"/>
    <w:rsid w:val="005E18E5"/>
    <w:rsid w:val="00693A69"/>
    <w:rsid w:val="007448A1"/>
    <w:rsid w:val="00745448"/>
    <w:rsid w:val="00747572"/>
    <w:rsid w:val="007977AA"/>
    <w:rsid w:val="00812CA7"/>
    <w:rsid w:val="009578B0"/>
    <w:rsid w:val="00A154B4"/>
    <w:rsid w:val="00A31AA4"/>
    <w:rsid w:val="00A4608F"/>
    <w:rsid w:val="00A73365"/>
    <w:rsid w:val="00A86291"/>
    <w:rsid w:val="00AC0956"/>
    <w:rsid w:val="00B11041"/>
    <w:rsid w:val="00BD30B3"/>
    <w:rsid w:val="00C5590A"/>
    <w:rsid w:val="00C616CF"/>
    <w:rsid w:val="00C76926"/>
    <w:rsid w:val="00DE7CDC"/>
    <w:rsid w:val="00E36EF4"/>
    <w:rsid w:val="00FD6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9F891"/>
  <w15:docId w15:val="{13204145-6706-44C9-AE4D-729DF79B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unhideWhenUsed/>
    <w:qFormat/>
    <w:pPr>
      <w:spacing w:before="180" w:after="100"/>
      <w:outlineLvl w:val="2"/>
    </w:pPr>
    <w:rPr>
      <w:b/>
      <w:bCs/>
      <w:color w:val="2E539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6117"/>
    <w:pPr>
      <w:tabs>
        <w:tab w:val="center" w:pos="4680"/>
        <w:tab w:val="right" w:pos="9360"/>
      </w:tabs>
    </w:pPr>
  </w:style>
  <w:style w:type="character" w:customStyle="1" w:styleId="HeaderChar">
    <w:name w:val="Header Char"/>
    <w:basedOn w:val="DefaultParagraphFont"/>
    <w:link w:val="Header"/>
    <w:uiPriority w:val="99"/>
    <w:rsid w:val="00FD6117"/>
  </w:style>
  <w:style w:type="paragraph" w:styleId="Footer">
    <w:name w:val="footer"/>
    <w:basedOn w:val="Normal"/>
    <w:link w:val="FooterChar"/>
    <w:uiPriority w:val="99"/>
    <w:unhideWhenUsed/>
    <w:rsid w:val="00FD6117"/>
    <w:pPr>
      <w:tabs>
        <w:tab w:val="center" w:pos="4680"/>
        <w:tab w:val="right" w:pos="9360"/>
      </w:tabs>
    </w:pPr>
  </w:style>
  <w:style w:type="character" w:customStyle="1" w:styleId="FooterChar">
    <w:name w:val="Footer Char"/>
    <w:basedOn w:val="DefaultParagraphFont"/>
    <w:link w:val="Footer"/>
    <w:uiPriority w:val="99"/>
    <w:rsid w:val="00FD6117"/>
  </w:style>
  <w:style w:type="paragraph" w:styleId="Revision">
    <w:name w:val="Revision"/>
    <w:hidden/>
    <w:uiPriority w:val="99"/>
    <w:semiHidden/>
    <w:rsid w:val="00E36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10</Pages>
  <Words>3316</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Anexa 17 — Model Raport Științific (rev. 12.05.2026)</vt:lpstr>
    </vt:vector>
  </TitlesOfParts>
  <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17 — Model Raport Științific (rev. 12.05.2026)</dc:title>
  <dc:creator>NLG Consult</dc:creator>
  <dc:description>Programul Regional București-Ilfov 2021-2027 — Apel PR BI P1/1.1/1/2026 — Proof of Concept</dc:description>
  <cp:lastModifiedBy>ANDREEA - MARILENA TRANCA</cp:lastModifiedBy>
  <cp:revision>53</cp:revision>
  <cp:lastPrinted>2026-06-04T05:57:00Z</cp:lastPrinted>
  <dcterms:created xsi:type="dcterms:W3CDTF">2026-05-12T13:29:00Z</dcterms:created>
  <dcterms:modified xsi:type="dcterms:W3CDTF">2026-06-04T05:57:00Z</dcterms:modified>
</cp:coreProperties>
</file>