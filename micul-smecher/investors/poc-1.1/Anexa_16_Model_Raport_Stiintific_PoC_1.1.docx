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1DD74" w14:textId="77777777" w:rsidR="0002289C" w:rsidRPr="00283DE6" w:rsidRDefault="00562900">
      <w:pPr>
        <w:spacing w:after="60"/>
        <w:jc w:val="center"/>
        <w:rPr>
          <w:lang w:val="ro-RO"/>
        </w:rPr>
      </w:pPr>
      <w:r w:rsidRPr="00283DE6">
        <w:rPr>
          <w:b/>
          <w:bCs/>
          <w:color w:val="1F3864"/>
          <w:sz w:val="22"/>
          <w:szCs w:val="22"/>
          <w:lang w:val="ro-RO"/>
        </w:rPr>
        <w:t>PROGRAMUL REGIONAL BUCUREȘTI-ILFOV 2021-2027</w:t>
      </w:r>
    </w:p>
    <w:p w14:paraId="38999324" w14:textId="77777777" w:rsidR="0002289C" w:rsidRPr="00283DE6" w:rsidRDefault="00562900">
      <w:pPr>
        <w:spacing w:after="60"/>
        <w:jc w:val="center"/>
        <w:rPr>
          <w:lang w:val="ro-RO"/>
        </w:rPr>
      </w:pPr>
      <w:r w:rsidRPr="00283DE6">
        <w:rPr>
          <w:i/>
          <w:iCs/>
          <w:lang w:val="ro-RO"/>
        </w:rPr>
        <w:t>Prioritatea 1 — O regiune competitivă prin inovare, digitalizare și întreprinderi dinamice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2289C" w:rsidRPr="00283DE6" w14:paraId="6ECA9E79" w14:textId="77777777">
        <w:tc>
          <w:tcPr>
            <w:tcW w:w="10080" w:type="dxa"/>
            <w:tcBorders>
              <w:top w:val="single" w:sz="4" w:space="0" w:color="BFBFBF"/>
              <w:left w:val="single" w:sz="4" w:space="0" w:color="BFBFBF"/>
              <w:bottom w:val="single" w:sz="4" w:space="0" w:color="BFBFBF"/>
              <w:right w:val="single" w:sz="4" w:space="0" w:color="BFBFBF"/>
            </w:tcBorders>
            <w:shd w:val="clear" w:color="auto" w:fill="1F3864"/>
            <w:tcMar>
              <w:top w:w="200" w:type="dxa"/>
              <w:left w:w="200" w:type="dxa"/>
              <w:bottom w:w="200" w:type="dxa"/>
              <w:right w:w="200" w:type="dxa"/>
            </w:tcMar>
          </w:tcPr>
          <w:p w14:paraId="397946E0" w14:textId="7CA0D098" w:rsidR="003327E1" w:rsidRDefault="00562900">
            <w:pPr>
              <w:spacing w:after="80"/>
              <w:jc w:val="center"/>
              <w:rPr>
                <w:lang w:val="ro-RO"/>
              </w:rPr>
            </w:pPr>
            <w:r w:rsidRPr="00283DE6">
              <w:rPr>
                <w:lang w:val="ro-RO"/>
              </w:rPr>
              <w:t>Apelul de proiecte PR BI P1/1.1/1/2026 — Proof of Concept</w:t>
            </w:r>
          </w:p>
          <w:p w14:paraId="25CC7249" w14:textId="2F77DA25" w:rsidR="0002289C" w:rsidRPr="00283DE6" w:rsidRDefault="00562900">
            <w:pPr>
              <w:spacing w:after="80"/>
              <w:jc w:val="center"/>
              <w:rPr>
                <w:lang w:val="ro-RO"/>
              </w:rPr>
            </w:pPr>
            <w:r w:rsidRPr="00283DE6">
              <w:rPr>
                <w:b/>
                <w:bCs/>
                <w:color w:val="FFFFFF"/>
                <w:sz w:val="32"/>
                <w:szCs w:val="32"/>
                <w:lang w:val="ro-RO"/>
              </w:rPr>
              <w:t>ANEXA 1</w:t>
            </w:r>
            <w:r w:rsidR="000333E0">
              <w:rPr>
                <w:b/>
                <w:bCs/>
                <w:color w:val="FFFFFF"/>
                <w:sz w:val="32"/>
                <w:szCs w:val="32"/>
                <w:lang w:val="ro-RO"/>
              </w:rPr>
              <w:t>6</w:t>
            </w:r>
          </w:p>
          <w:p w14:paraId="2F4922FA" w14:textId="77777777" w:rsidR="0002289C" w:rsidRPr="00283DE6" w:rsidRDefault="00562900">
            <w:pPr>
              <w:spacing w:after="80"/>
              <w:jc w:val="center"/>
              <w:rPr>
                <w:lang w:val="ro-RO"/>
              </w:rPr>
            </w:pPr>
            <w:r w:rsidRPr="00283DE6">
              <w:rPr>
                <w:b/>
                <w:bCs/>
                <w:color w:val="FFFFFF"/>
                <w:sz w:val="28"/>
                <w:szCs w:val="28"/>
                <w:lang w:val="ro-RO"/>
              </w:rPr>
              <w:t>MODEL RAPORT ȘTIINȚIFIC</w:t>
            </w:r>
          </w:p>
          <w:p w14:paraId="23CF9D19" w14:textId="2DB3F843" w:rsidR="0002289C" w:rsidRPr="00283DE6" w:rsidRDefault="00562900">
            <w:pPr>
              <w:jc w:val="center"/>
              <w:rPr>
                <w:lang w:val="ro-RO"/>
              </w:rPr>
            </w:pPr>
            <w:r w:rsidRPr="00283DE6">
              <w:rPr>
                <w:i/>
                <w:iCs/>
                <w:color w:val="DEEBF7"/>
                <w:sz w:val="22"/>
                <w:szCs w:val="22"/>
                <w:lang w:val="ro-RO"/>
              </w:rPr>
              <w:t>Atestare nivel TRL de pornire și fezabilitate atingere TRL 5</w:t>
            </w:r>
          </w:p>
        </w:tc>
      </w:tr>
    </w:tbl>
    <w:p w14:paraId="6E2E725A" w14:textId="77777777" w:rsidR="0002289C" w:rsidRPr="00283DE6" w:rsidRDefault="0002289C">
      <w:pPr>
        <w:spacing w:after="80"/>
        <w:rPr>
          <w:lang w:val="ro-RO"/>
        </w:rPr>
      </w:pPr>
    </w:p>
    <w:p w14:paraId="06E5E434" w14:textId="77777777" w:rsidR="0002289C" w:rsidRPr="00283DE6" w:rsidRDefault="00562900">
      <w:pPr>
        <w:pStyle w:val="Heading2"/>
        <w:rPr>
          <w:lang w:val="ro-RO"/>
        </w:rPr>
      </w:pPr>
      <w:r w:rsidRPr="00283DE6">
        <w:rPr>
          <w:lang w:val="ro-RO"/>
        </w:rPr>
        <w:t>Date generale ale proiectului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80"/>
      </w:tblGrid>
      <w:tr w:rsidR="0002289C" w:rsidRPr="00283DE6" w14:paraId="242B90AF"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C705BF5" w14:textId="77777777" w:rsidR="0002289C" w:rsidRPr="00283DE6" w:rsidRDefault="00562900">
            <w:pPr>
              <w:spacing w:after="40"/>
              <w:rPr>
                <w:lang w:val="ro-RO"/>
              </w:rPr>
            </w:pPr>
            <w:r w:rsidRPr="00283DE6">
              <w:rPr>
                <w:b/>
                <w:bCs/>
                <w:color w:val="FFFFFF"/>
                <w:lang w:val="ro-RO"/>
              </w:rPr>
              <w:t>Element</w:t>
            </w:r>
          </w:p>
        </w:tc>
        <w:tc>
          <w:tcPr>
            <w:tcW w:w="6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D84A144" w14:textId="77777777" w:rsidR="0002289C" w:rsidRPr="00283DE6" w:rsidRDefault="00562900">
            <w:pPr>
              <w:spacing w:after="40"/>
              <w:rPr>
                <w:lang w:val="ro-RO"/>
              </w:rPr>
            </w:pPr>
            <w:r w:rsidRPr="00283DE6">
              <w:rPr>
                <w:b/>
                <w:bCs/>
                <w:color w:val="FFFFFF"/>
                <w:lang w:val="ro-RO"/>
              </w:rPr>
              <w:t>Conținut</w:t>
            </w:r>
          </w:p>
        </w:tc>
      </w:tr>
      <w:tr w:rsidR="0002289C" w:rsidRPr="00283DE6" w14:paraId="5ADAB20D"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5A6164" w14:textId="77777777" w:rsidR="0002289C" w:rsidRPr="00283DE6" w:rsidRDefault="00562900">
            <w:pPr>
              <w:spacing w:after="40"/>
              <w:rPr>
                <w:lang w:val="ro-RO"/>
              </w:rPr>
            </w:pPr>
            <w:r w:rsidRPr="00283DE6">
              <w:rPr>
                <w:lang w:val="ro-RO"/>
              </w:rPr>
              <w:t>Titlul proiectului:</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570EAC" w14:textId="77777777" w:rsidR="0002289C" w:rsidRPr="00283DE6" w:rsidRDefault="00562900">
            <w:pPr>
              <w:spacing w:after="40"/>
              <w:rPr>
                <w:lang w:val="ro-RO"/>
              </w:rPr>
            </w:pPr>
            <w:r w:rsidRPr="00283DE6">
              <w:rPr>
                <w:lang w:val="ro-RO"/>
              </w:rPr>
              <w:t>[Completați titlul proiectului PoC]</w:t>
            </w:r>
          </w:p>
        </w:tc>
      </w:tr>
      <w:tr w:rsidR="0002289C" w:rsidRPr="00283DE6" w14:paraId="694EC7A9"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ED8733" w14:textId="77777777" w:rsidR="0002289C" w:rsidRPr="00283DE6" w:rsidRDefault="00562900">
            <w:pPr>
              <w:spacing w:after="40"/>
              <w:rPr>
                <w:lang w:val="ro-RO"/>
              </w:rPr>
            </w:pPr>
            <w:r w:rsidRPr="00283DE6">
              <w:rPr>
                <w:lang w:val="ro-RO"/>
              </w:rPr>
              <w:t>Solicitant (denumire):</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686746" w14:textId="77777777" w:rsidR="0002289C" w:rsidRPr="00283DE6" w:rsidRDefault="00562900">
            <w:pPr>
              <w:spacing w:after="40"/>
              <w:rPr>
                <w:lang w:val="ro-RO"/>
              </w:rPr>
            </w:pPr>
            <w:r w:rsidRPr="00283DE6">
              <w:rPr>
                <w:lang w:val="ro-RO"/>
              </w:rPr>
              <w:t>[Denumirea completă a întreprinderii solicitante]</w:t>
            </w:r>
          </w:p>
        </w:tc>
      </w:tr>
      <w:tr w:rsidR="0002289C" w:rsidRPr="00283DE6" w14:paraId="34D27D8C"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4E996E" w14:textId="77777777" w:rsidR="0002289C" w:rsidRPr="00283DE6" w:rsidRDefault="00562900">
            <w:pPr>
              <w:spacing w:after="40"/>
              <w:rPr>
                <w:lang w:val="ro-RO"/>
              </w:rPr>
            </w:pPr>
            <w:r w:rsidRPr="00283DE6">
              <w:rPr>
                <w:lang w:val="ro-RO"/>
              </w:rPr>
              <w:t>CUI / Nr. Reg. Com.:</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60CE2D" w14:textId="77777777" w:rsidR="0002289C" w:rsidRPr="00283DE6" w:rsidRDefault="00562900">
            <w:pPr>
              <w:spacing w:after="40"/>
              <w:rPr>
                <w:lang w:val="ro-RO"/>
              </w:rPr>
            </w:pPr>
            <w:r w:rsidRPr="00283DE6">
              <w:rPr>
                <w:lang w:val="ro-RO"/>
              </w:rPr>
              <w:t>[Cod fiscal] / [Nr. Reg. Comerțului]</w:t>
            </w:r>
          </w:p>
        </w:tc>
      </w:tr>
      <w:tr w:rsidR="0002289C" w:rsidRPr="00283DE6" w14:paraId="7A0B1C1A"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73E9A" w14:textId="77777777" w:rsidR="0002289C" w:rsidRPr="00283DE6" w:rsidRDefault="00562900">
            <w:pPr>
              <w:spacing w:after="40"/>
              <w:rPr>
                <w:lang w:val="ro-RO"/>
              </w:rPr>
            </w:pPr>
            <w:r w:rsidRPr="00283DE6">
              <w:rPr>
                <w:lang w:val="ro-RO"/>
              </w:rPr>
              <w:t>Cod proiect / Cod SMIS (dacă există):</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994C26" w14:textId="77777777" w:rsidR="0002289C" w:rsidRPr="00283DE6" w:rsidRDefault="00562900">
            <w:pPr>
              <w:spacing w:after="40"/>
              <w:rPr>
                <w:lang w:val="ro-RO"/>
              </w:rPr>
            </w:pPr>
            <w:r w:rsidRPr="00283DE6">
              <w:rPr>
                <w:lang w:val="ro-RO"/>
              </w:rPr>
              <w:t>[Codul SMIS / cod proiect, dacă a fost atribuit]</w:t>
            </w:r>
          </w:p>
        </w:tc>
      </w:tr>
      <w:tr w:rsidR="0002289C" w:rsidRPr="00283DE6" w14:paraId="5C74AA98"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420A88" w14:textId="77777777" w:rsidR="0002289C" w:rsidRPr="00283DE6" w:rsidRDefault="00562900">
            <w:pPr>
              <w:spacing w:after="40"/>
              <w:rPr>
                <w:lang w:val="ro-RO"/>
              </w:rPr>
            </w:pPr>
            <w:r w:rsidRPr="00283DE6">
              <w:rPr>
                <w:lang w:val="ro-RO"/>
              </w:rPr>
              <w:t>Domeniu/iile RIS3 BI vizat/e:</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9ACB43" w14:textId="77777777" w:rsidR="0002289C" w:rsidRPr="00283DE6" w:rsidRDefault="00562900">
            <w:pPr>
              <w:spacing w:after="40"/>
              <w:rPr>
                <w:lang w:val="ro-RO"/>
              </w:rPr>
            </w:pPr>
            <w:r w:rsidRPr="00283DE6">
              <w:rPr>
                <w:lang w:val="ro-RO"/>
              </w:rPr>
              <w:t>[Selectați și denumiți domeniul/domeniile de specializare inteligentă RIS3 BI — TIC / Industrii Culturale și Creative / Sisteme și Componente Inteligente / Materiale Avansate / Noi Alimente și Siguranță Alimentară / Sănătate]</w:t>
            </w:r>
          </w:p>
        </w:tc>
      </w:tr>
      <w:tr w:rsidR="0002289C" w:rsidRPr="00283DE6" w14:paraId="315D5F93"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C18095" w14:textId="77777777" w:rsidR="0002289C" w:rsidRPr="00283DE6" w:rsidRDefault="00562900">
            <w:pPr>
              <w:spacing w:after="40"/>
              <w:rPr>
                <w:lang w:val="ro-RO"/>
              </w:rPr>
            </w:pPr>
            <w:r w:rsidRPr="00283DE6">
              <w:rPr>
                <w:lang w:val="ro-RO"/>
              </w:rPr>
              <w:t>Nivel TRL de pornire:</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6E952A" w14:textId="77777777" w:rsidR="0002289C" w:rsidRPr="00283DE6" w:rsidRDefault="00562900">
            <w:pPr>
              <w:spacing w:after="40"/>
              <w:rPr>
                <w:lang w:val="ro-RO"/>
              </w:rPr>
            </w:pPr>
            <w:r w:rsidRPr="00283DE6">
              <w:rPr>
                <w:lang w:val="ro-RO"/>
              </w:rPr>
              <w:t>TRL 3 (minim obligatoriu conform Ghidului Solicitantului)</w:t>
            </w:r>
          </w:p>
        </w:tc>
      </w:tr>
      <w:tr w:rsidR="0002289C" w:rsidRPr="00283DE6" w14:paraId="3E29A377"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2869C9" w14:textId="77777777" w:rsidR="0002289C" w:rsidRPr="00283DE6" w:rsidRDefault="00562900">
            <w:pPr>
              <w:spacing w:after="40"/>
              <w:rPr>
                <w:lang w:val="ro-RO"/>
              </w:rPr>
            </w:pPr>
            <w:r w:rsidRPr="00283DE6">
              <w:rPr>
                <w:lang w:val="ro-RO"/>
              </w:rPr>
              <w:t>Nivel TRL țintă:</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6F26A0" w14:textId="26D2DD7E" w:rsidR="0002289C" w:rsidRPr="00283DE6" w:rsidRDefault="00562900">
            <w:pPr>
              <w:spacing w:after="40"/>
              <w:rPr>
                <w:lang w:val="ro-RO"/>
              </w:rPr>
            </w:pPr>
            <w:r w:rsidRPr="00283DE6">
              <w:rPr>
                <w:lang w:val="ro-RO"/>
              </w:rPr>
              <w:t>TRL 5</w:t>
            </w:r>
          </w:p>
        </w:tc>
      </w:tr>
      <w:tr w:rsidR="0002289C" w:rsidRPr="00283DE6" w14:paraId="6811A17A"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70CFD0" w14:textId="77777777" w:rsidR="0002289C" w:rsidRPr="00283DE6" w:rsidRDefault="00562900">
            <w:pPr>
              <w:spacing w:after="40"/>
              <w:rPr>
                <w:lang w:val="ro-RO"/>
              </w:rPr>
            </w:pPr>
            <w:r w:rsidRPr="00283DE6">
              <w:rPr>
                <w:lang w:val="ro-RO"/>
              </w:rPr>
              <w:t>Tip expert/colectiv științific:</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E1589F" w14:textId="77777777" w:rsidR="0002289C" w:rsidRPr="00283DE6" w:rsidRDefault="00562900">
            <w:pPr>
              <w:spacing w:after="40"/>
              <w:rPr>
                <w:lang w:val="ro-RO"/>
              </w:rPr>
            </w:pPr>
            <w:r w:rsidRPr="00283DE6">
              <w:rPr>
                <w:lang w:val="ro-RO"/>
              </w:rPr>
              <w:t>[Expert intern (angajat al solicitantului) / Expert independent / Colectiv științific al unei organizații de cercetare]</w:t>
            </w:r>
          </w:p>
        </w:tc>
      </w:tr>
    </w:tbl>
    <w:p w14:paraId="076CBDBC" w14:textId="77777777" w:rsidR="0002289C" w:rsidRPr="00283DE6" w:rsidRDefault="0002289C">
      <w:pPr>
        <w:spacing w:after="80"/>
        <w:rPr>
          <w:lang w:val="ro-RO"/>
        </w:rPr>
      </w:pPr>
    </w:p>
    <w:p w14:paraId="71B784CC" w14:textId="77777777" w:rsidR="0002289C" w:rsidRPr="00283DE6" w:rsidRDefault="00562900">
      <w:pPr>
        <w:pStyle w:val="Heading3"/>
        <w:rPr>
          <w:lang w:val="ro-RO"/>
        </w:rPr>
      </w:pPr>
      <w:r w:rsidRPr="00283DE6">
        <w:rPr>
          <w:lang w:val="ro-RO"/>
        </w:rPr>
        <w:t>Identificarea expertului/colectivului științific evaluator</w:t>
      </w:r>
    </w:p>
    <w:tbl>
      <w:tblPr>
        <w:tblW w:w="10080" w:type="dxa"/>
        <w:tblInd w:w="-10" w:type="dxa"/>
        <w:tblBorders>
          <w:top w:val="single" w:sz="4" w:space="0" w:color="843C0C"/>
          <w:left w:val="single" w:sz="12" w:space="0" w:color="843C0C"/>
          <w:bottom w:val="single" w:sz="4" w:space="0" w:color="843C0C"/>
          <w:right w:val="single" w:sz="4" w:space="0" w:color="843C0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789"/>
        <w:gridCol w:w="2397"/>
        <w:gridCol w:w="2400"/>
        <w:gridCol w:w="2197"/>
        <w:gridCol w:w="2277"/>
        <w:gridCol w:w="10"/>
      </w:tblGrid>
      <w:tr w:rsidR="0002289C" w:rsidRPr="00283DE6" w14:paraId="4605DC97" w14:textId="77777777">
        <w:trPr>
          <w:gridBefore w:val="1"/>
          <w:wBefore w:w="10" w:type="dxa"/>
        </w:trPr>
        <w:tc>
          <w:tcPr>
            <w:tcW w:w="10080" w:type="dxa"/>
            <w:gridSpan w:val="6"/>
            <w:shd w:val="clear" w:color="auto" w:fill="FBE5D6"/>
            <w:tcMar>
              <w:top w:w="80" w:type="dxa"/>
              <w:left w:w="120" w:type="dxa"/>
              <w:bottom w:w="80" w:type="dxa"/>
              <w:right w:w="120" w:type="dxa"/>
            </w:tcMar>
          </w:tcPr>
          <w:p w14:paraId="340F3235" w14:textId="7FF251C0" w:rsidR="0002289C" w:rsidRPr="00283DE6" w:rsidRDefault="00562900" w:rsidP="00693A69">
            <w:pPr>
              <w:spacing w:after="60"/>
              <w:jc w:val="both"/>
              <w:rPr>
                <w:lang w:val="ro-RO"/>
              </w:rPr>
            </w:pPr>
            <w:r w:rsidRPr="00283DE6">
              <w:rPr>
                <w:lang w:val="ro-RO"/>
              </w:rPr>
              <w:t>Cerințe cumulative pentru expert (sau, în cazul colectivului, pentru cel puțin o persoană din colectiv): (a) experiență dovedită ≥ 5 ani în domeniul RIS3 vizat; (b) ≥ 2 articole/lucrări științifice publicate în ultimii 10 ani în reviste recunoscute internațional/de specialitate; (c) acreditări/certificări relevante în domeniul RIS3</w:t>
            </w:r>
            <w:r w:rsidR="002E7E72">
              <w:rPr>
                <w:lang w:val="ro-RO"/>
              </w:rPr>
              <w:t xml:space="preserve"> BI</w:t>
            </w:r>
            <w:r w:rsidRPr="00283DE6">
              <w:rPr>
                <w:lang w:val="ro-RO"/>
              </w:rPr>
              <w:t xml:space="preserve"> vizat, obținute în ultimii 10 ani.</w:t>
            </w:r>
          </w:p>
        </w:tc>
      </w:tr>
      <w:tr w:rsidR="0002289C" w:rsidRPr="00283DE6" w14:paraId="178205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8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EC75AE" w14:textId="77777777" w:rsidR="0002289C" w:rsidRPr="00283DE6" w:rsidRDefault="00562900">
            <w:pPr>
              <w:spacing w:after="40"/>
              <w:rPr>
                <w:lang w:val="ro-RO"/>
              </w:rPr>
            </w:pPr>
            <w:r w:rsidRPr="00283DE6">
              <w:rPr>
                <w:b/>
                <w:bCs/>
                <w:color w:val="FFFFFF"/>
                <w:lang w:val="ro-RO"/>
              </w:rPr>
              <w:t>Nr.</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6B7279" w14:textId="77777777" w:rsidR="0002289C" w:rsidRPr="00283DE6" w:rsidRDefault="00562900">
            <w:pPr>
              <w:spacing w:after="40"/>
              <w:rPr>
                <w:lang w:val="ro-RO"/>
              </w:rPr>
            </w:pPr>
            <w:r w:rsidRPr="00283DE6">
              <w:rPr>
                <w:b/>
                <w:bCs/>
                <w:color w:val="FFFFFF"/>
                <w:lang w:val="ro-RO"/>
              </w:rPr>
              <w:t>Nume și prenume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81352C4" w14:textId="77777777" w:rsidR="0002289C" w:rsidRPr="00283DE6" w:rsidRDefault="00562900">
            <w:pPr>
              <w:spacing w:after="40"/>
              <w:rPr>
                <w:lang w:val="ro-RO"/>
              </w:rPr>
            </w:pPr>
            <w:r w:rsidRPr="00283DE6">
              <w:rPr>
                <w:b/>
                <w:bCs/>
                <w:color w:val="FFFFFF"/>
                <w:lang w:val="ro-RO"/>
              </w:rPr>
              <w:t>Afiliere instituțională</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5AF5A2" w14:textId="77777777" w:rsidR="0002289C" w:rsidRPr="00283DE6" w:rsidRDefault="00562900">
            <w:pPr>
              <w:spacing w:after="40"/>
              <w:rPr>
                <w:lang w:val="ro-RO"/>
              </w:rPr>
            </w:pPr>
            <w:r w:rsidRPr="00283DE6">
              <w:rPr>
                <w:b/>
                <w:bCs/>
                <w:color w:val="FFFFFF"/>
                <w:lang w:val="ro-RO"/>
              </w:rPr>
              <w:t>Domeniu de expertiză</w:t>
            </w:r>
          </w:p>
        </w:tc>
        <w:tc>
          <w:tcPr>
            <w:tcW w:w="2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48E05D1" w14:textId="77777777" w:rsidR="0002289C" w:rsidRPr="00283DE6" w:rsidRDefault="00562900">
            <w:pPr>
              <w:spacing w:after="40"/>
              <w:rPr>
                <w:lang w:val="ro-RO"/>
              </w:rPr>
            </w:pPr>
            <w:r w:rsidRPr="00283DE6">
              <w:rPr>
                <w:b/>
                <w:bCs/>
                <w:color w:val="FFFFFF"/>
                <w:lang w:val="ro-RO"/>
              </w:rPr>
              <w:t>Dovezi îndeplinire cerințe (a/b/c)</w:t>
            </w:r>
          </w:p>
        </w:tc>
      </w:tr>
      <w:tr w:rsidR="0002289C" w:rsidRPr="00283DE6" w14:paraId="62FDB2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8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09CE84" w14:textId="77777777" w:rsidR="0002289C" w:rsidRPr="00283DE6" w:rsidRDefault="00562900">
            <w:pPr>
              <w:spacing w:after="40"/>
              <w:rPr>
                <w:lang w:val="ro-RO"/>
              </w:rPr>
            </w:pPr>
            <w:r w:rsidRPr="00283DE6">
              <w:rPr>
                <w:lang w:val="ro-RO"/>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44A0A0" w14:textId="77777777" w:rsidR="0002289C" w:rsidRPr="00283DE6" w:rsidRDefault="00562900">
            <w:pPr>
              <w:spacing w:after="40"/>
              <w:rPr>
                <w:lang w:val="ro-RO"/>
              </w:rPr>
            </w:pPr>
            <w:r w:rsidRPr="00283DE6">
              <w:rPr>
                <w:lang w:val="ro-RO"/>
              </w:rPr>
              <w:t>[Nume Prenume — coordonator]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D311EF" w14:textId="77777777" w:rsidR="0002289C" w:rsidRPr="00283DE6" w:rsidRDefault="00562900">
            <w:pPr>
              <w:spacing w:after="40"/>
              <w:rPr>
                <w:lang w:val="ro-RO"/>
              </w:rPr>
            </w:pPr>
            <w:r w:rsidRPr="00283DE6">
              <w:rPr>
                <w:lang w:val="ro-RO"/>
              </w:rPr>
              <w:t>[Universitate/INCD/IMM inovativ]</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63E8BF" w14:textId="77777777" w:rsidR="0002289C" w:rsidRPr="00283DE6" w:rsidRDefault="00562900">
            <w:pPr>
              <w:spacing w:after="40"/>
              <w:rPr>
                <w:lang w:val="ro-RO"/>
              </w:rPr>
            </w:pPr>
            <w:r w:rsidRPr="00283DE6">
              <w:rPr>
                <w:lang w:val="ro-RO"/>
              </w:rPr>
              <w:t>[Domeniul RIS3 vizat]</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E4C8F2" w14:textId="77777777" w:rsidR="0002289C" w:rsidRPr="00283DE6" w:rsidRDefault="00562900">
            <w:pPr>
              <w:spacing w:after="40"/>
              <w:rPr>
                <w:lang w:val="ro-RO"/>
              </w:rPr>
            </w:pPr>
            <w:r w:rsidRPr="00283DE6">
              <w:rPr>
                <w:lang w:val="ro-RO"/>
              </w:rPr>
              <w:t>[a) X ani exp.; b) listă publicații (DOI); c) listă acreditări]</w:t>
            </w:r>
          </w:p>
        </w:tc>
      </w:tr>
      <w:tr w:rsidR="0002289C" w:rsidRPr="00283DE6" w14:paraId="05A380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8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B2B027" w14:textId="77777777" w:rsidR="0002289C" w:rsidRPr="00283DE6" w:rsidRDefault="00562900">
            <w:pPr>
              <w:spacing w:after="40"/>
              <w:rPr>
                <w:lang w:val="ro-RO"/>
              </w:rPr>
            </w:pPr>
            <w:r w:rsidRPr="00283DE6">
              <w:rPr>
                <w:lang w:val="ro-RO"/>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1C969F" w14:textId="77777777" w:rsidR="0002289C" w:rsidRPr="00283DE6" w:rsidRDefault="00562900">
            <w:pPr>
              <w:spacing w:after="40"/>
              <w:rPr>
                <w:lang w:val="ro-RO"/>
              </w:rPr>
            </w:pPr>
            <w:r w:rsidRPr="00283DE6">
              <w:rPr>
                <w:lang w:val="ro-RO"/>
              </w:rPr>
              <w:t>[Nume Prenume]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B0C0E" w14:textId="77777777" w:rsidR="0002289C" w:rsidRPr="00283DE6" w:rsidRDefault="00562900">
            <w:pPr>
              <w:spacing w:after="40"/>
              <w:rPr>
                <w:lang w:val="ro-RO"/>
              </w:rPr>
            </w:pPr>
            <w:r w:rsidRPr="00283DE6">
              <w:rPr>
                <w:lang w:val="ro-RO"/>
              </w:rPr>
              <w:t>[Afiliere]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9A5B11" w14:textId="77777777" w:rsidR="0002289C" w:rsidRPr="00283DE6" w:rsidRDefault="00562900">
            <w:pPr>
              <w:spacing w:after="40"/>
              <w:rPr>
                <w:lang w:val="ro-RO"/>
              </w:rPr>
            </w:pPr>
            <w:r w:rsidRPr="00283DE6">
              <w:rPr>
                <w:lang w:val="ro-RO"/>
              </w:rPr>
              <w:t>[Domeniu]</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A456D1" w14:textId="77777777" w:rsidR="0002289C" w:rsidRPr="00283DE6" w:rsidRDefault="00562900">
            <w:pPr>
              <w:spacing w:after="40"/>
              <w:rPr>
                <w:lang w:val="ro-RO"/>
              </w:rPr>
            </w:pPr>
            <w:r w:rsidRPr="00283DE6">
              <w:rPr>
                <w:lang w:val="ro-RO"/>
              </w:rPr>
              <w:t>[a)/b)/c) — anexați CV și dovezi]</w:t>
            </w:r>
          </w:p>
        </w:tc>
      </w:tr>
      <w:tr w:rsidR="0002289C" w:rsidRPr="00283DE6" w14:paraId="61291A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8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7BAF13" w14:textId="77777777" w:rsidR="0002289C" w:rsidRPr="00283DE6" w:rsidRDefault="00562900">
            <w:pPr>
              <w:spacing w:after="40"/>
              <w:rPr>
                <w:lang w:val="ro-RO"/>
              </w:rPr>
            </w:pPr>
            <w:r w:rsidRPr="00283DE6">
              <w:rPr>
                <w:lang w:val="ro-RO"/>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F862F6" w14:textId="77777777" w:rsidR="0002289C" w:rsidRPr="00283DE6" w:rsidRDefault="00562900">
            <w:pPr>
              <w:spacing w:after="40"/>
              <w:rPr>
                <w:lang w:val="ro-RO"/>
              </w:rPr>
            </w:pPr>
            <w:r w:rsidRPr="00283DE6">
              <w:rPr>
                <w:lang w:val="ro-RO"/>
              </w:rPr>
              <w:t>[Nume Prenume]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96955" w14:textId="77777777" w:rsidR="0002289C" w:rsidRPr="00283DE6" w:rsidRDefault="00562900">
            <w:pPr>
              <w:spacing w:after="40"/>
              <w:rPr>
                <w:lang w:val="ro-RO"/>
              </w:rPr>
            </w:pPr>
            <w:r w:rsidRPr="00283DE6">
              <w:rPr>
                <w:lang w:val="ro-RO"/>
              </w:rPr>
              <w:t>[Afiliere]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4AC649" w14:textId="77777777" w:rsidR="0002289C" w:rsidRPr="00283DE6" w:rsidRDefault="00562900">
            <w:pPr>
              <w:spacing w:after="40"/>
              <w:rPr>
                <w:lang w:val="ro-RO"/>
              </w:rPr>
            </w:pPr>
            <w:r w:rsidRPr="00283DE6">
              <w:rPr>
                <w:lang w:val="ro-RO"/>
              </w:rPr>
              <w:t>[Domeniu]</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5A149" w14:textId="77777777" w:rsidR="0002289C" w:rsidRPr="00283DE6" w:rsidRDefault="00562900">
            <w:pPr>
              <w:spacing w:after="40"/>
              <w:rPr>
                <w:lang w:val="ro-RO"/>
              </w:rPr>
            </w:pPr>
            <w:r w:rsidRPr="00283DE6">
              <w:rPr>
                <w:lang w:val="ro-RO"/>
              </w:rPr>
              <w:t>[a)/b)/c)]</w:t>
            </w:r>
          </w:p>
        </w:tc>
      </w:tr>
    </w:tbl>
    <w:p w14:paraId="00FAD2CA" w14:textId="77777777" w:rsidR="0002289C" w:rsidRPr="00283DE6" w:rsidRDefault="0002289C">
      <w:pPr>
        <w:spacing w:after="80"/>
        <w:rPr>
          <w:lang w:val="ro-RO"/>
        </w:rPr>
      </w:pPr>
    </w:p>
    <w:p w14:paraId="317536F2" w14:textId="77777777" w:rsidR="0002289C" w:rsidRPr="00283DE6" w:rsidRDefault="00562900">
      <w:pPr>
        <w:rPr>
          <w:lang w:val="ro-RO"/>
        </w:rPr>
      </w:pPr>
      <w:r w:rsidRPr="00283DE6">
        <w:rPr>
          <w:lang w:val="ro-RO"/>
        </w:rPr>
        <w:br w:type="page"/>
      </w:r>
    </w:p>
    <w:p w14:paraId="78C9B828" w14:textId="77777777" w:rsidR="0002289C" w:rsidRPr="00283DE6" w:rsidRDefault="00562900">
      <w:pPr>
        <w:pStyle w:val="Heading1"/>
        <w:rPr>
          <w:lang w:val="ro-RO"/>
        </w:rPr>
      </w:pPr>
      <w:r w:rsidRPr="00283DE6">
        <w:rPr>
          <w:lang w:val="ro-RO"/>
        </w:rPr>
        <w:lastRenderedPageBreak/>
        <w:t>GHID DE UTILIZARE A ACESTUI MODEL</w:t>
      </w:r>
    </w:p>
    <w:p w14:paraId="6DAABE7E" w14:textId="7F4DAC8F" w:rsidR="0002289C" w:rsidRPr="00283DE6" w:rsidRDefault="00562900" w:rsidP="00221ED9">
      <w:pPr>
        <w:spacing w:after="80"/>
        <w:jc w:val="both"/>
        <w:rPr>
          <w:lang w:val="ro-RO"/>
        </w:rPr>
      </w:pPr>
      <w:r w:rsidRPr="00283DE6">
        <w:rPr>
          <w:lang w:val="ro-RO"/>
        </w:rPr>
        <w:t>Acest model de Raport Științific a fost conceput pentru a vă ghida în redactarea unui document complet, coerent și conform cerințelor Ghidului Solicitantului PR BI P1/1.1/1/2026 — Proof of Concept. Documentul atestă nivelul de maturitate tehnologică (TRL) de la care pornește proiectul (minim TRL 3) și fezabilitatea atingerii TRL 5 prin activitățile propuse.</w:t>
      </w:r>
    </w:p>
    <w:p w14:paraId="4A5AD5D8" w14:textId="77777777" w:rsidR="0002289C" w:rsidRPr="00283DE6" w:rsidRDefault="00562900" w:rsidP="00221ED9">
      <w:pPr>
        <w:spacing w:after="80"/>
        <w:jc w:val="both"/>
        <w:rPr>
          <w:lang w:val="ro-RO"/>
        </w:rPr>
      </w:pPr>
      <w:r w:rsidRPr="00283DE6">
        <w:rPr>
          <w:lang w:val="ro-RO"/>
        </w:rPr>
        <w:t>Modelul reprezintă structura minimă obligatorie. Solicitantul poate adăuga subsecțiuni, anexe sau dovezi suplimentare ori de câte ori consideră necesar pentru susținerea argumentelor științifice și tehnice.</w:t>
      </w:r>
    </w:p>
    <w:p w14:paraId="19CA92DE" w14:textId="77777777" w:rsidR="0002289C" w:rsidRPr="00283DE6" w:rsidRDefault="00562900">
      <w:pPr>
        <w:pStyle w:val="Heading3"/>
        <w:rPr>
          <w:lang w:val="ro-RO"/>
        </w:rPr>
      </w:pPr>
      <w:r w:rsidRPr="00283DE6">
        <w:rPr>
          <w:lang w:val="ro-RO"/>
        </w:rPr>
        <w:t>Cum să folosiți acest document</w:t>
      </w:r>
    </w:p>
    <w:p w14:paraId="0B71087F" w14:textId="77777777" w:rsidR="0002289C" w:rsidRPr="00283DE6" w:rsidRDefault="00562900" w:rsidP="00221ED9">
      <w:pPr>
        <w:pStyle w:val="ListParagraph"/>
        <w:numPr>
          <w:ilvl w:val="0"/>
          <w:numId w:val="2"/>
        </w:numPr>
        <w:spacing w:after="60"/>
        <w:jc w:val="both"/>
        <w:rPr>
          <w:lang w:val="ro-RO"/>
        </w:rPr>
      </w:pPr>
      <w:r w:rsidRPr="00283DE6">
        <w:rPr>
          <w:lang w:val="ro-RO"/>
        </w:rPr>
        <w:t>Înlocuiți textele din paranteze pătrate […] cu informațiile specifice proiectului dumneavoastră.</w:t>
      </w:r>
    </w:p>
    <w:p w14:paraId="0A5FAC4F" w14:textId="77777777" w:rsidR="0002289C" w:rsidRPr="00283DE6" w:rsidRDefault="00562900" w:rsidP="00221ED9">
      <w:pPr>
        <w:pStyle w:val="ListParagraph"/>
        <w:numPr>
          <w:ilvl w:val="0"/>
          <w:numId w:val="2"/>
        </w:numPr>
        <w:spacing w:after="60"/>
        <w:jc w:val="both"/>
        <w:rPr>
          <w:lang w:val="ro-RO"/>
        </w:rPr>
      </w:pPr>
      <w:r w:rsidRPr="00283DE6">
        <w:rPr>
          <w:lang w:val="ro-RO"/>
        </w:rPr>
        <w:t>Asigurați corelarea perfectă a informațiilor cu Planul de Afaceri (Anexa 3) și cu secțiunile Cererii de Finanțare. Solicitările de clarificări pentru corelare pot conduce la depunctarea proiectului.</w:t>
      </w:r>
    </w:p>
    <w:p w14:paraId="136200B5" w14:textId="77777777" w:rsidR="0002289C" w:rsidRPr="00283DE6" w:rsidRDefault="00562900" w:rsidP="00221ED9">
      <w:pPr>
        <w:pStyle w:val="ListParagraph"/>
        <w:numPr>
          <w:ilvl w:val="0"/>
          <w:numId w:val="2"/>
        </w:numPr>
        <w:spacing w:after="60"/>
        <w:jc w:val="both"/>
        <w:rPr>
          <w:lang w:val="ro-RO"/>
        </w:rPr>
      </w:pPr>
      <w:r w:rsidRPr="00283DE6">
        <w:rPr>
          <w:lang w:val="ro-RO"/>
        </w:rPr>
        <w:t>Nu eliminați secțiunile — chiar dacă unele aspecte nu se aplică, mențineți titlul și justificați explicit motivul (ex.: „Nu este cazul, deoarece…”).</w:t>
      </w:r>
    </w:p>
    <w:p w14:paraId="31C1E776" w14:textId="77777777" w:rsidR="0002289C" w:rsidRPr="00283DE6" w:rsidRDefault="00562900" w:rsidP="00221ED9">
      <w:pPr>
        <w:pStyle w:val="ListParagraph"/>
        <w:numPr>
          <w:ilvl w:val="0"/>
          <w:numId w:val="2"/>
        </w:numPr>
        <w:spacing w:after="60"/>
        <w:jc w:val="both"/>
        <w:rPr>
          <w:lang w:val="ro-RO"/>
        </w:rPr>
      </w:pPr>
      <w:r w:rsidRPr="00283DE6">
        <w:rPr>
          <w:lang w:val="ro-RO"/>
        </w:rPr>
        <w:t>Raportul Științific trebuie semnat de expertul intern / expertul independent / membrii colectivului științific și încărcat în format PDF în MySMIS2021, însoțit de CV-urile și dovezile cerințelor de eligibilitate ale expertului/colectivului.</w:t>
      </w:r>
    </w:p>
    <w:p w14:paraId="0E3EA3AE" w14:textId="77777777" w:rsidR="0002289C" w:rsidRPr="00283DE6" w:rsidRDefault="00562900">
      <w:pPr>
        <w:pStyle w:val="Heading3"/>
        <w:rPr>
          <w:lang w:val="ro-RO"/>
        </w:rPr>
      </w:pPr>
      <w:r w:rsidRPr="00283DE6">
        <w:rPr>
          <w:lang w:val="ro-RO"/>
        </w:rPr>
        <w:t>Marcaje folosite în document</w:t>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4614845E" w14:textId="77777777">
        <w:tc>
          <w:tcPr>
            <w:tcW w:w="10080" w:type="dxa"/>
            <w:shd w:val="clear" w:color="auto" w:fill="DEEBF7"/>
            <w:tcMar>
              <w:top w:w="80" w:type="dxa"/>
              <w:left w:w="120" w:type="dxa"/>
              <w:bottom w:w="80" w:type="dxa"/>
              <w:right w:w="120" w:type="dxa"/>
            </w:tcMar>
          </w:tcPr>
          <w:p w14:paraId="141A0A94" w14:textId="77777777" w:rsidR="0002289C" w:rsidRPr="00283DE6" w:rsidRDefault="00562900">
            <w:pPr>
              <w:spacing w:before="40" w:after="60"/>
              <w:rPr>
                <w:lang w:val="ro-RO"/>
              </w:rPr>
            </w:pPr>
            <w:r w:rsidRPr="00283DE6">
              <w:rPr>
                <w:b/>
                <w:bCs/>
                <w:color w:val="1F4E79"/>
                <w:lang w:val="ro-RO"/>
              </w:rPr>
              <w:t xml:space="preserve">✏ Instrucțiune: </w:t>
            </w:r>
            <w:r w:rsidRPr="00283DE6">
              <w:rPr>
                <w:lang w:val="ro-RO"/>
              </w:rPr>
              <w:t>Text explicativ (instrucțiune de completare). Se șterge după completare.</w:t>
            </w:r>
          </w:p>
        </w:tc>
      </w:tr>
      <w:tr w:rsidR="0002289C" w:rsidRPr="00283DE6" w14:paraId="183692EB" w14:textId="77777777">
        <w:tblPrEx>
          <w:tblBorders>
            <w:top w:val="single" w:sz="4" w:space="0" w:color="385723"/>
            <w:left w:val="single" w:sz="12" w:space="0" w:color="385723"/>
            <w:bottom w:val="single" w:sz="4" w:space="0" w:color="385723"/>
            <w:right w:val="single" w:sz="4" w:space="0" w:color="385723"/>
          </w:tblBorders>
        </w:tblPrEx>
        <w:tc>
          <w:tcPr>
            <w:tcW w:w="10080" w:type="dxa"/>
            <w:shd w:val="clear" w:color="auto" w:fill="E2EFDA"/>
            <w:tcMar>
              <w:top w:w="80" w:type="dxa"/>
              <w:left w:w="120" w:type="dxa"/>
              <w:bottom w:w="80" w:type="dxa"/>
              <w:right w:w="120" w:type="dxa"/>
            </w:tcMar>
          </w:tcPr>
          <w:p w14:paraId="1C26D142" w14:textId="77777777" w:rsidR="0002289C" w:rsidRPr="00283DE6" w:rsidRDefault="00562900">
            <w:pPr>
              <w:spacing w:before="40" w:after="60"/>
              <w:rPr>
                <w:lang w:val="ro-RO"/>
              </w:rPr>
            </w:pPr>
            <w:r w:rsidRPr="00283DE6">
              <w:rPr>
                <w:b/>
                <w:bCs/>
                <w:color w:val="385723"/>
                <w:lang w:val="ro-RO"/>
              </w:rPr>
              <w:t xml:space="preserve">✔ Sfat: </w:t>
            </w:r>
            <w:r w:rsidRPr="00283DE6">
              <w:rPr>
                <w:lang w:val="ro-RO"/>
              </w:rPr>
              <w:t>Recomandare de calitate pentru maximizarea punctajului ETF la sub-criteriul corespunzător.</w:t>
            </w:r>
          </w:p>
        </w:tc>
      </w:tr>
      <w:tr w:rsidR="0002289C" w:rsidRPr="00283DE6" w14:paraId="520E04D9" w14:textId="77777777">
        <w:tblPrEx>
          <w:tblBorders>
            <w:top w:val="single" w:sz="4" w:space="0" w:color="843C0C"/>
            <w:left w:val="single" w:sz="12" w:space="0" w:color="843C0C"/>
            <w:bottom w:val="single" w:sz="4" w:space="0" w:color="843C0C"/>
            <w:right w:val="single" w:sz="4" w:space="0" w:color="843C0C"/>
          </w:tblBorders>
        </w:tblPrEx>
        <w:tc>
          <w:tcPr>
            <w:tcW w:w="10080" w:type="dxa"/>
            <w:shd w:val="clear" w:color="auto" w:fill="FBE5D6"/>
            <w:tcMar>
              <w:top w:w="80" w:type="dxa"/>
              <w:left w:w="120" w:type="dxa"/>
              <w:bottom w:w="80" w:type="dxa"/>
              <w:right w:w="120" w:type="dxa"/>
            </w:tcMar>
          </w:tcPr>
          <w:p w14:paraId="00AEEEDB" w14:textId="77777777" w:rsidR="0002289C" w:rsidRPr="00283DE6" w:rsidRDefault="00562900">
            <w:pPr>
              <w:spacing w:before="40" w:after="60"/>
              <w:rPr>
                <w:lang w:val="ro-RO"/>
              </w:rPr>
            </w:pPr>
            <w:r w:rsidRPr="00283DE6">
              <w:rPr>
                <w:b/>
                <w:bCs/>
                <w:color w:val="843C0C"/>
                <w:lang w:val="ro-RO"/>
              </w:rPr>
              <w:t xml:space="preserve">⚠ Atenție: </w:t>
            </w:r>
            <w:r w:rsidRPr="00283DE6">
              <w:rPr>
                <w:lang w:val="ro-RO"/>
              </w:rPr>
              <w:t>Cerință obligatorie sau condiție de eligibilitate — neîndeplinirea poate conduce la respingere sau la depunctare semnificativă.</w:t>
            </w:r>
          </w:p>
        </w:tc>
      </w:tr>
    </w:tbl>
    <w:p w14:paraId="76E59031" w14:textId="77777777" w:rsidR="0002289C" w:rsidRPr="00283DE6" w:rsidRDefault="00562900">
      <w:pPr>
        <w:pStyle w:val="Heading1"/>
        <w:rPr>
          <w:lang w:val="ro-RO"/>
        </w:rPr>
      </w:pPr>
      <w:r w:rsidRPr="00283DE6">
        <w:rPr>
          <w:lang w:val="ro-RO"/>
        </w:rPr>
        <w:t>I. PROBLEMA, RELEVANȚA ȘI OBIECTIVELE PROIECTULUI</w:t>
      </w:r>
    </w:p>
    <w:p w14:paraId="5FD98FCD" w14:textId="0216DA18" w:rsidR="0002289C" w:rsidRPr="00283DE6" w:rsidRDefault="00562900">
      <w:pPr>
        <w:spacing w:after="80"/>
        <w:rPr>
          <w:lang w:val="ro-RO"/>
        </w:rPr>
      </w:pPr>
      <w:r w:rsidRPr="00283DE6">
        <w:rPr>
          <w:lang w:val="ro-RO"/>
        </w:rPr>
        <w:t>Această secțiune trebuie să demonstreze formularea clară a problemei, relevanța științifică (cu referințe recente), relevanța economică pentru domeniul/domeniile RIS3 BI declarat/e și obiective formulate SMART.</w:t>
      </w:r>
    </w:p>
    <w:p w14:paraId="386E89CF" w14:textId="77777777" w:rsidR="0002289C" w:rsidRPr="00283DE6" w:rsidRDefault="00562900">
      <w:pPr>
        <w:pStyle w:val="Heading2"/>
        <w:rPr>
          <w:lang w:val="ro-RO"/>
        </w:rPr>
      </w:pPr>
      <w:r w:rsidRPr="00283DE6">
        <w:rPr>
          <w:lang w:val="ro-RO"/>
        </w:rPr>
        <w:t>1.1. Formularea problemei și ipoteza de cercetare</w:t>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1C381A21" w14:textId="77777777">
        <w:tc>
          <w:tcPr>
            <w:tcW w:w="10080" w:type="dxa"/>
            <w:shd w:val="clear" w:color="auto" w:fill="DEEBF7"/>
            <w:tcMar>
              <w:top w:w="80" w:type="dxa"/>
              <w:left w:w="120" w:type="dxa"/>
              <w:bottom w:w="80" w:type="dxa"/>
              <w:right w:w="120" w:type="dxa"/>
            </w:tcMar>
          </w:tcPr>
          <w:p w14:paraId="03A997FB" w14:textId="77777777" w:rsidR="0002289C" w:rsidRPr="00283DE6" w:rsidRDefault="00562900" w:rsidP="00456424">
            <w:pPr>
              <w:spacing w:before="40" w:after="60"/>
              <w:jc w:val="both"/>
              <w:rPr>
                <w:lang w:val="ro-RO"/>
              </w:rPr>
            </w:pPr>
            <w:r w:rsidRPr="00283DE6">
              <w:rPr>
                <w:b/>
                <w:bCs/>
                <w:color w:val="1F4E79"/>
                <w:lang w:val="ro-RO"/>
              </w:rPr>
              <w:t xml:space="preserve">✏ Instrucțiune: </w:t>
            </w:r>
            <w:r w:rsidRPr="00283DE6">
              <w:rPr>
                <w:lang w:val="ro-RO"/>
              </w:rPr>
              <w:t>Descrieți clar problema științifică sau tehnologică abordată. Formulați explicit ipoteza testabilă de cercetare care stă la baza proiectului. Maxim 1 pagină.</w:t>
            </w:r>
          </w:p>
        </w:tc>
      </w:tr>
      <w:tr w:rsidR="0002289C" w:rsidRPr="00283DE6" w14:paraId="09E4CF27" w14:textId="77777777">
        <w:tblPrEx>
          <w:tblBorders>
            <w:top w:val="single" w:sz="4" w:space="0" w:color="385723"/>
            <w:left w:val="single" w:sz="12" w:space="0" w:color="385723"/>
            <w:bottom w:val="single" w:sz="4" w:space="0" w:color="385723"/>
            <w:right w:val="single" w:sz="4" w:space="0" w:color="385723"/>
          </w:tblBorders>
        </w:tblPrEx>
        <w:tc>
          <w:tcPr>
            <w:tcW w:w="10080" w:type="dxa"/>
            <w:shd w:val="clear" w:color="auto" w:fill="E2EFDA"/>
            <w:tcMar>
              <w:top w:w="80" w:type="dxa"/>
              <w:left w:w="120" w:type="dxa"/>
              <w:bottom w:w="80" w:type="dxa"/>
              <w:right w:w="120" w:type="dxa"/>
            </w:tcMar>
          </w:tcPr>
          <w:p w14:paraId="2F4F2254" w14:textId="40A3B11B" w:rsidR="0002289C" w:rsidRPr="00283DE6" w:rsidRDefault="00562900" w:rsidP="00456424">
            <w:pPr>
              <w:spacing w:before="40" w:after="60"/>
              <w:jc w:val="both"/>
              <w:rPr>
                <w:lang w:val="ro-RO"/>
              </w:rPr>
            </w:pPr>
            <w:r w:rsidRPr="00283DE6">
              <w:rPr>
                <w:b/>
                <w:bCs/>
                <w:color w:val="385723"/>
                <w:lang w:val="ro-RO"/>
              </w:rPr>
              <w:t xml:space="preserve">✔ Sfat: </w:t>
            </w:r>
            <w:r w:rsidRPr="00283DE6">
              <w:rPr>
                <w:lang w:val="ro-RO"/>
              </w:rPr>
              <w:t>a): formulați o ipoteză testabilă (verificabilă prin experiment/simulare/măsurare) și argumentați decalajul dintre stadiul actual al cunoașterii și nevoia de validare.</w:t>
            </w:r>
          </w:p>
        </w:tc>
      </w:tr>
    </w:tbl>
    <w:p w14:paraId="29EBCE75" w14:textId="77777777" w:rsidR="0002289C" w:rsidRPr="00283DE6" w:rsidRDefault="00562900">
      <w:pPr>
        <w:spacing w:after="80"/>
        <w:rPr>
          <w:lang w:val="ro-RO"/>
        </w:rPr>
      </w:pPr>
      <w:r w:rsidRPr="00283DE6">
        <w:rPr>
          <w:lang w:val="ro-RO"/>
        </w:rPr>
        <w:t>[Completați: Problema abordată constă în… Ipoteza de cercetare formulată este: „dacă [condiție], atunci [efect măsurabil]”…]</w:t>
      </w:r>
    </w:p>
    <w:p w14:paraId="565C1653" w14:textId="77777777" w:rsidR="0002289C" w:rsidRPr="00283DE6" w:rsidRDefault="00562900">
      <w:pPr>
        <w:pStyle w:val="Heading2"/>
        <w:rPr>
          <w:lang w:val="ro-RO"/>
        </w:rPr>
      </w:pPr>
      <w:r w:rsidRPr="00283DE6">
        <w:rPr>
          <w:lang w:val="ro-RO"/>
        </w:rPr>
        <w:t>1.2. Relevanța științifică — referințe bibliografice recente</w:t>
      </w:r>
    </w:p>
    <w:tbl>
      <w:tblPr>
        <w:tblW w:w="10080" w:type="dxa"/>
        <w:tblInd w:w="-1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549"/>
        <w:gridCol w:w="2778"/>
        <w:gridCol w:w="1190"/>
        <w:gridCol w:w="1216"/>
        <w:gridCol w:w="2408"/>
        <w:gridCol w:w="1921"/>
        <w:gridCol w:w="8"/>
      </w:tblGrid>
      <w:tr w:rsidR="0002289C" w:rsidRPr="00283DE6" w14:paraId="6A9DF79B" w14:textId="77777777">
        <w:trPr>
          <w:gridBefore w:val="1"/>
          <w:wBefore w:w="10" w:type="dxa"/>
        </w:trPr>
        <w:tc>
          <w:tcPr>
            <w:tcW w:w="10080" w:type="dxa"/>
            <w:gridSpan w:val="7"/>
            <w:shd w:val="clear" w:color="auto" w:fill="DEEBF7"/>
            <w:tcMar>
              <w:top w:w="80" w:type="dxa"/>
              <w:left w:w="120" w:type="dxa"/>
              <w:bottom w:w="80" w:type="dxa"/>
              <w:right w:w="120" w:type="dxa"/>
            </w:tcMar>
          </w:tcPr>
          <w:p w14:paraId="25D1545B" w14:textId="77777777" w:rsidR="0002289C" w:rsidRPr="00283DE6" w:rsidRDefault="00562900" w:rsidP="00456424">
            <w:pPr>
              <w:spacing w:before="40" w:after="60"/>
              <w:jc w:val="both"/>
              <w:rPr>
                <w:lang w:val="ro-RO"/>
              </w:rPr>
            </w:pPr>
            <w:r w:rsidRPr="00283DE6">
              <w:rPr>
                <w:b/>
                <w:bCs/>
                <w:color w:val="1F4E79"/>
                <w:lang w:val="ro-RO"/>
              </w:rPr>
              <w:t xml:space="preserve">✏ Instrucțiune: </w:t>
            </w:r>
            <w:r w:rsidRPr="00283DE6">
              <w:rPr>
                <w:lang w:val="ro-RO"/>
              </w:rPr>
              <w:t>Susțineți relevanța științifică a problemei prin referințe bibliografice recente. Referințele detaliate (cu DOI / link / ISBN) se trec și în Secțiunea VII — Bibliografie.</w:t>
            </w:r>
          </w:p>
        </w:tc>
      </w:tr>
      <w:tr w:rsidR="0002289C" w:rsidRPr="00283DE6" w14:paraId="720BC504" w14:textId="77777777">
        <w:tblPrEx>
          <w:tblBorders>
            <w:top w:val="single" w:sz="4" w:space="0" w:color="843C0C"/>
            <w:left w:val="single" w:sz="12" w:space="0" w:color="843C0C"/>
            <w:bottom w:val="single" w:sz="4" w:space="0" w:color="843C0C"/>
            <w:right w:val="single" w:sz="4" w:space="0" w:color="843C0C"/>
          </w:tblBorders>
        </w:tblPrEx>
        <w:trPr>
          <w:gridBefore w:val="1"/>
          <w:wBefore w:w="10" w:type="dxa"/>
        </w:trPr>
        <w:tc>
          <w:tcPr>
            <w:tcW w:w="10080" w:type="dxa"/>
            <w:gridSpan w:val="7"/>
            <w:shd w:val="clear" w:color="auto" w:fill="FBE5D6"/>
            <w:tcMar>
              <w:top w:w="80" w:type="dxa"/>
              <w:left w:w="120" w:type="dxa"/>
              <w:bottom w:w="80" w:type="dxa"/>
              <w:right w:w="120" w:type="dxa"/>
            </w:tcMar>
          </w:tcPr>
          <w:p w14:paraId="4930D943" w14:textId="307605E8" w:rsidR="0002289C" w:rsidRPr="00283DE6" w:rsidRDefault="00562900" w:rsidP="00456424">
            <w:pPr>
              <w:spacing w:before="40" w:after="60"/>
              <w:jc w:val="both"/>
              <w:rPr>
                <w:lang w:val="ro-RO"/>
              </w:rPr>
            </w:pPr>
            <w:r w:rsidRPr="00283DE6">
              <w:rPr>
                <w:b/>
                <w:bCs/>
                <w:color w:val="843C0C"/>
                <w:lang w:val="ro-RO"/>
              </w:rPr>
              <w:t xml:space="preserve">⚠ Atenție: </w:t>
            </w:r>
            <w:r w:rsidRPr="00283DE6">
              <w:rPr>
                <w:lang w:val="ro-RO"/>
              </w:rPr>
              <w:t xml:space="preserve">Sunt necesare MINIM </w:t>
            </w:r>
            <w:r w:rsidR="00C5590A">
              <w:rPr>
                <w:lang w:val="ro-RO"/>
              </w:rPr>
              <w:t>3</w:t>
            </w:r>
            <w:r w:rsidRPr="00283DE6">
              <w:rPr>
                <w:lang w:val="ro-RO"/>
              </w:rPr>
              <w:t xml:space="preserve"> surse științifice recente (publicate în ultimii 5 ani)</w:t>
            </w:r>
            <w:r w:rsidR="00DE7CDC">
              <w:rPr>
                <w:lang w:val="ro-RO"/>
              </w:rPr>
              <w:t>.</w:t>
            </w:r>
            <w:r w:rsidRPr="00283DE6">
              <w:rPr>
                <w:lang w:val="ro-RO"/>
              </w:rPr>
              <w:t xml:space="preserve"> </w:t>
            </w:r>
          </w:p>
        </w:tc>
      </w:tr>
      <w:tr w:rsidR="0002289C" w:rsidRPr="00283DE6" w14:paraId="1BB84A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6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89216F3" w14:textId="77777777" w:rsidR="0002289C" w:rsidRPr="00283DE6" w:rsidRDefault="00562900">
            <w:pPr>
              <w:spacing w:after="40"/>
              <w:rPr>
                <w:lang w:val="ro-RO"/>
              </w:rPr>
            </w:pPr>
            <w:r w:rsidRPr="00283DE6">
              <w:rPr>
                <w:b/>
                <w:bCs/>
                <w:color w:val="FFFFFF"/>
                <w:lang w:val="ro-RO"/>
              </w:rPr>
              <w:t>Nr.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8742B8" w14:textId="77777777" w:rsidR="0002289C" w:rsidRPr="00283DE6" w:rsidRDefault="00562900">
            <w:pPr>
              <w:spacing w:after="40"/>
              <w:rPr>
                <w:lang w:val="ro-RO"/>
              </w:rPr>
            </w:pPr>
            <w:r w:rsidRPr="00283DE6">
              <w:rPr>
                <w:b/>
                <w:bCs/>
                <w:color w:val="FFFFFF"/>
                <w:lang w:val="ro-RO"/>
              </w:rPr>
              <w:t>Sursă (titlu/articol/raport)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B17498A" w14:textId="77777777" w:rsidR="0002289C" w:rsidRPr="00283DE6" w:rsidRDefault="00562900">
            <w:pPr>
              <w:spacing w:after="40"/>
              <w:rPr>
                <w:lang w:val="ro-RO"/>
              </w:rPr>
            </w:pPr>
            <w:r w:rsidRPr="00283DE6">
              <w:rPr>
                <w:b/>
                <w:bCs/>
                <w:color w:val="FFFFFF"/>
                <w:lang w:val="ro-RO"/>
              </w:rPr>
              <w:t>Autori</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6CEB8E" w14:textId="77777777" w:rsidR="0002289C" w:rsidRPr="00283DE6" w:rsidRDefault="00562900">
            <w:pPr>
              <w:spacing w:after="40"/>
              <w:rPr>
                <w:lang w:val="ro-RO"/>
              </w:rPr>
            </w:pPr>
            <w:r w:rsidRPr="00283DE6">
              <w:rPr>
                <w:b/>
                <w:bCs/>
                <w:color w:val="FFFFFF"/>
                <w:lang w:val="ro-RO"/>
              </w:rPr>
              <w:t>An publicare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89577CF" w14:textId="77777777" w:rsidR="0002289C" w:rsidRPr="00283DE6" w:rsidRDefault="00562900">
            <w:pPr>
              <w:spacing w:after="40"/>
              <w:rPr>
                <w:lang w:val="ro-RO"/>
              </w:rPr>
            </w:pPr>
            <w:r w:rsidRPr="00283DE6">
              <w:rPr>
                <w:b/>
                <w:bCs/>
                <w:color w:val="FFFFFF"/>
                <w:lang w:val="ro-RO"/>
              </w:rPr>
              <w:t>Tip</w:t>
            </w:r>
          </w:p>
        </w:tc>
        <w:tc>
          <w:tcPr>
            <w:tcW w:w="25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221625" w14:textId="77777777" w:rsidR="0002289C" w:rsidRPr="00283DE6" w:rsidRDefault="00562900">
            <w:pPr>
              <w:spacing w:after="40"/>
              <w:rPr>
                <w:lang w:val="ro-RO"/>
              </w:rPr>
            </w:pPr>
            <w:r w:rsidRPr="00283DE6">
              <w:rPr>
                <w:b/>
                <w:bCs/>
                <w:color w:val="FFFFFF"/>
                <w:lang w:val="ro-RO"/>
              </w:rPr>
              <w:t>Relevanță pentru problema abordată</w:t>
            </w:r>
          </w:p>
        </w:tc>
      </w:tr>
      <w:tr w:rsidR="0002289C" w:rsidRPr="00283DE6" w14:paraId="6310E7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FCDE6A" w14:textId="77777777" w:rsidR="0002289C" w:rsidRPr="00283DE6" w:rsidRDefault="00562900">
            <w:pPr>
              <w:spacing w:after="40"/>
              <w:rPr>
                <w:lang w:val="ro-RO"/>
              </w:rPr>
            </w:pPr>
            <w:r w:rsidRPr="00283DE6">
              <w:rPr>
                <w:lang w:val="ro-RO"/>
              </w:rPr>
              <w:lastRenderedPageBreak/>
              <w:t>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ED4341" w14:textId="77777777" w:rsidR="0002289C" w:rsidRPr="00283DE6" w:rsidRDefault="00562900">
            <w:pPr>
              <w:spacing w:after="40"/>
              <w:rPr>
                <w:lang w:val="ro-RO"/>
              </w:rPr>
            </w:pPr>
            <w:r w:rsidRPr="00283DE6">
              <w:rPr>
                <w:lang w:val="ro-RO"/>
              </w:rPr>
              <w:t>[Titlu publicație/raport/standard]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39D7AC" w14:textId="77777777" w:rsidR="0002289C" w:rsidRPr="00283DE6" w:rsidRDefault="00562900">
            <w:pPr>
              <w:spacing w:after="40"/>
              <w:rPr>
                <w:lang w:val="ro-RO"/>
              </w:rPr>
            </w:pPr>
            <w:r w:rsidRPr="00283DE6">
              <w:rPr>
                <w:lang w:val="ro-RO"/>
              </w:rPr>
              <w:t>[Autori]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13D122" w14:textId="77777777" w:rsidR="0002289C" w:rsidRPr="00283DE6" w:rsidRDefault="00562900">
            <w:pPr>
              <w:spacing w:after="40"/>
              <w:rPr>
                <w:lang w:val="ro-RO"/>
              </w:rPr>
            </w:pPr>
            <w:r w:rsidRPr="00283DE6">
              <w:rPr>
                <w:lang w:val="ro-RO"/>
              </w:rPr>
              <w:t>[AAAA]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4AAB30" w14:textId="77777777" w:rsidR="0002289C" w:rsidRPr="00283DE6" w:rsidRDefault="00562900">
            <w:pPr>
              <w:spacing w:after="40"/>
              <w:rPr>
                <w:lang w:val="ro-RO"/>
              </w:rPr>
            </w:pPr>
            <w:r w:rsidRPr="00283DE6">
              <w:rPr>
                <w:lang w:val="ro-RO"/>
              </w:rPr>
              <w:t>[Articol/Brevet/Standard]</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96463A" w14:textId="77777777" w:rsidR="0002289C" w:rsidRPr="00283DE6" w:rsidRDefault="00562900">
            <w:pPr>
              <w:spacing w:after="40"/>
              <w:rPr>
                <w:lang w:val="ro-RO"/>
              </w:rPr>
            </w:pPr>
            <w:r w:rsidRPr="00283DE6">
              <w:rPr>
                <w:lang w:val="ro-RO"/>
              </w:rPr>
              <w:t>[Cum susține relevanța problemei]</w:t>
            </w:r>
          </w:p>
        </w:tc>
      </w:tr>
      <w:tr w:rsidR="0002289C" w:rsidRPr="00283DE6" w14:paraId="4A3115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8372D7" w14:textId="77777777" w:rsidR="0002289C" w:rsidRPr="00283DE6" w:rsidRDefault="00562900">
            <w:pPr>
              <w:spacing w:after="40"/>
              <w:rPr>
                <w:lang w:val="ro-RO"/>
              </w:rPr>
            </w:pPr>
            <w:r w:rsidRPr="00283DE6">
              <w:rPr>
                <w:lang w:val="ro-RO"/>
              </w:rPr>
              <w:t>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D9629E" w14:textId="77777777" w:rsidR="0002289C" w:rsidRPr="00283DE6" w:rsidRDefault="00562900">
            <w:pPr>
              <w:spacing w:after="40"/>
              <w:rPr>
                <w:lang w:val="ro-RO"/>
              </w:rPr>
            </w:pPr>
            <w:r w:rsidRPr="00283DE6">
              <w:rPr>
                <w:lang w:val="ro-RO"/>
              </w:rPr>
              <w:t>[Titlu]</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9304D" w14:textId="77777777" w:rsidR="0002289C" w:rsidRPr="00283DE6" w:rsidRDefault="00562900">
            <w:pPr>
              <w:spacing w:after="40"/>
              <w:rPr>
                <w:lang w:val="ro-RO"/>
              </w:rPr>
            </w:pPr>
            <w:r w:rsidRPr="00283DE6">
              <w:rPr>
                <w:lang w:val="ro-RO"/>
              </w:rPr>
              <w:t>[Autori]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AEB8D7" w14:textId="77777777" w:rsidR="0002289C" w:rsidRPr="00283DE6" w:rsidRDefault="00562900">
            <w:pPr>
              <w:spacing w:after="40"/>
              <w:rPr>
                <w:lang w:val="ro-RO"/>
              </w:rPr>
            </w:pPr>
            <w:r w:rsidRPr="00283DE6">
              <w:rPr>
                <w:lang w:val="ro-RO"/>
              </w:rPr>
              <w:t>[AAAA]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5D2CB" w14:textId="77777777" w:rsidR="0002289C" w:rsidRPr="00283DE6" w:rsidRDefault="00562900">
            <w:pPr>
              <w:spacing w:after="40"/>
              <w:rPr>
                <w:lang w:val="ro-RO"/>
              </w:rPr>
            </w:pPr>
            <w:r w:rsidRPr="00283DE6">
              <w:rPr>
                <w:lang w:val="ro-RO"/>
              </w:rPr>
              <w:t>[Tip]</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A4828D" w14:textId="77777777" w:rsidR="0002289C" w:rsidRPr="00283DE6" w:rsidRDefault="00562900">
            <w:pPr>
              <w:spacing w:after="40"/>
              <w:rPr>
                <w:lang w:val="ro-RO"/>
              </w:rPr>
            </w:pPr>
            <w:r w:rsidRPr="00283DE6">
              <w:rPr>
                <w:lang w:val="ro-RO"/>
              </w:rPr>
              <w:t>[Relevanță]</w:t>
            </w:r>
          </w:p>
        </w:tc>
      </w:tr>
      <w:tr w:rsidR="0002289C" w:rsidRPr="00283DE6" w14:paraId="5CB170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90EAC" w14:textId="77777777" w:rsidR="0002289C" w:rsidRPr="00283DE6" w:rsidRDefault="00562900">
            <w:pPr>
              <w:spacing w:after="40"/>
              <w:rPr>
                <w:lang w:val="ro-RO"/>
              </w:rPr>
            </w:pPr>
            <w:r w:rsidRPr="00283DE6">
              <w:rPr>
                <w:lang w:val="ro-RO"/>
              </w:rPr>
              <w:t>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54B63F" w14:textId="77777777" w:rsidR="0002289C" w:rsidRPr="00283DE6" w:rsidRDefault="00562900">
            <w:pPr>
              <w:spacing w:after="40"/>
              <w:rPr>
                <w:lang w:val="ro-RO"/>
              </w:rPr>
            </w:pPr>
            <w:r w:rsidRPr="00283DE6">
              <w:rPr>
                <w:lang w:val="ro-RO"/>
              </w:rPr>
              <w:t>[Titlu]</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E07FF4" w14:textId="77777777" w:rsidR="0002289C" w:rsidRPr="00283DE6" w:rsidRDefault="00562900">
            <w:pPr>
              <w:spacing w:after="40"/>
              <w:rPr>
                <w:lang w:val="ro-RO"/>
              </w:rPr>
            </w:pPr>
            <w:r w:rsidRPr="00283DE6">
              <w:rPr>
                <w:lang w:val="ro-RO"/>
              </w:rPr>
              <w:t>[Autori]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999127" w14:textId="77777777" w:rsidR="0002289C" w:rsidRPr="00283DE6" w:rsidRDefault="00562900">
            <w:pPr>
              <w:spacing w:after="40"/>
              <w:rPr>
                <w:lang w:val="ro-RO"/>
              </w:rPr>
            </w:pPr>
            <w:r w:rsidRPr="00283DE6">
              <w:rPr>
                <w:lang w:val="ro-RO"/>
              </w:rPr>
              <w:t>[AAAA]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625305" w14:textId="77777777" w:rsidR="0002289C" w:rsidRPr="00283DE6" w:rsidRDefault="00562900">
            <w:pPr>
              <w:spacing w:after="40"/>
              <w:rPr>
                <w:lang w:val="ro-RO"/>
              </w:rPr>
            </w:pPr>
            <w:r w:rsidRPr="00283DE6">
              <w:rPr>
                <w:lang w:val="ro-RO"/>
              </w:rPr>
              <w:t>[Tip]</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17B617" w14:textId="77777777" w:rsidR="0002289C" w:rsidRPr="00283DE6" w:rsidRDefault="00562900">
            <w:pPr>
              <w:spacing w:after="40"/>
              <w:rPr>
                <w:lang w:val="ro-RO"/>
              </w:rPr>
            </w:pPr>
            <w:r w:rsidRPr="00283DE6">
              <w:rPr>
                <w:lang w:val="ro-RO"/>
              </w:rPr>
              <w:t>[Relevanță]</w:t>
            </w:r>
          </w:p>
        </w:tc>
      </w:tr>
      <w:tr w:rsidR="0002289C" w:rsidRPr="00283DE6" w14:paraId="32C61C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468633" w14:textId="77777777" w:rsidR="0002289C" w:rsidRPr="00283DE6" w:rsidRDefault="00562900">
            <w:pPr>
              <w:spacing w:after="40"/>
              <w:rPr>
                <w:lang w:val="ro-RO"/>
              </w:rPr>
            </w:pPr>
            <w:r w:rsidRPr="00283DE6">
              <w:rPr>
                <w:lang w:val="ro-RO"/>
              </w:rPr>
              <w:t>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97124B" w14:textId="77777777" w:rsidR="0002289C" w:rsidRPr="00283DE6" w:rsidRDefault="00562900">
            <w:pPr>
              <w:spacing w:after="40"/>
              <w:rPr>
                <w:lang w:val="ro-RO"/>
              </w:rPr>
            </w:pPr>
            <w:r w:rsidRPr="00283DE6">
              <w:rPr>
                <w:lang w:val="ro-RO"/>
              </w:rPr>
              <w:t>[Titlu]</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A590D3" w14:textId="77777777" w:rsidR="0002289C" w:rsidRPr="00283DE6" w:rsidRDefault="00562900">
            <w:pPr>
              <w:spacing w:after="40"/>
              <w:rPr>
                <w:lang w:val="ro-RO"/>
              </w:rPr>
            </w:pPr>
            <w:r w:rsidRPr="00283DE6">
              <w:rPr>
                <w:lang w:val="ro-RO"/>
              </w:rPr>
              <w:t>[Autori]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B1D6BB" w14:textId="77777777" w:rsidR="0002289C" w:rsidRPr="00283DE6" w:rsidRDefault="00562900">
            <w:pPr>
              <w:spacing w:after="40"/>
              <w:rPr>
                <w:lang w:val="ro-RO"/>
              </w:rPr>
            </w:pPr>
            <w:r w:rsidRPr="00283DE6">
              <w:rPr>
                <w:lang w:val="ro-RO"/>
              </w:rPr>
              <w:t>[AAAA]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8782DF" w14:textId="77777777" w:rsidR="0002289C" w:rsidRPr="00283DE6" w:rsidRDefault="00562900">
            <w:pPr>
              <w:spacing w:after="40"/>
              <w:rPr>
                <w:lang w:val="ro-RO"/>
              </w:rPr>
            </w:pPr>
            <w:r w:rsidRPr="00283DE6">
              <w:rPr>
                <w:lang w:val="ro-RO"/>
              </w:rPr>
              <w:t>[Tip]</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B49508" w14:textId="77777777" w:rsidR="0002289C" w:rsidRPr="00283DE6" w:rsidRDefault="00562900">
            <w:pPr>
              <w:spacing w:after="40"/>
              <w:rPr>
                <w:lang w:val="ro-RO"/>
              </w:rPr>
            </w:pPr>
            <w:r w:rsidRPr="00283DE6">
              <w:rPr>
                <w:lang w:val="ro-RO"/>
              </w:rPr>
              <w:t>[Relevanță]</w:t>
            </w:r>
          </w:p>
        </w:tc>
      </w:tr>
      <w:tr w:rsidR="0002289C" w:rsidRPr="00283DE6" w14:paraId="7DCA2F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4387AC" w14:textId="77777777" w:rsidR="0002289C" w:rsidRPr="00283DE6" w:rsidRDefault="00562900">
            <w:pPr>
              <w:spacing w:after="40"/>
              <w:rPr>
                <w:lang w:val="ro-RO"/>
              </w:rPr>
            </w:pPr>
            <w:r w:rsidRPr="00283DE6">
              <w:rPr>
                <w:lang w:val="ro-RO"/>
              </w:rPr>
              <w:t>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B8C1E1" w14:textId="77777777" w:rsidR="0002289C" w:rsidRPr="00283DE6" w:rsidRDefault="00562900">
            <w:pPr>
              <w:spacing w:after="40"/>
              <w:rPr>
                <w:lang w:val="ro-RO"/>
              </w:rPr>
            </w:pPr>
            <w:r w:rsidRPr="00283DE6">
              <w:rPr>
                <w:lang w:val="ro-RO"/>
              </w:rPr>
              <w:t>[Titlu]</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F299E5" w14:textId="77777777" w:rsidR="0002289C" w:rsidRPr="00283DE6" w:rsidRDefault="00562900">
            <w:pPr>
              <w:spacing w:after="40"/>
              <w:rPr>
                <w:lang w:val="ro-RO"/>
              </w:rPr>
            </w:pPr>
            <w:r w:rsidRPr="00283DE6">
              <w:rPr>
                <w:lang w:val="ro-RO"/>
              </w:rPr>
              <w:t>[Autori]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06D921" w14:textId="77777777" w:rsidR="0002289C" w:rsidRPr="00283DE6" w:rsidRDefault="00562900">
            <w:pPr>
              <w:spacing w:after="40"/>
              <w:rPr>
                <w:lang w:val="ro-RO"/>
              </w:rPr>
            </w:pPr>
            <w:r w:rsidRPr="00283DE6">
              <w:rPr>
                <w:lang w:val="ro-RO"/>
              </w:rPr>
              <w:t>[AAAA]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C4B941" w14:textId="77777777" w:rsidR="0002289C" w:rsidRPr="00283DE6" w:rsidRDefault="00562900">
            <w:pPr>
              <w:spacing w:after="40"/>
              <w:rPr>
                <w:lang w:val="ro-RO"/>
              </w:rPr>
            </w:pPr>
            <w:r w:rsidRPr="00283DE6">
              <w:rPr>
                <w:lang w:val="ro-RO"/>
              </w:rPr>
              <w:t>[Tip]</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03CC88" w14:textId="77777777" w:rsidR="0002289C" w:rsidRPr="00283DE6" w:rsidRDefault="00562900">
            <w:pPr>
              <w:spacing w:after="40"/>
              <w:rPr>
                <w:lang w:val="ro-RO"/>
              </w:rPr>
            </w:pPr>
            <w:r w:rsidRPr="00283DE6">
              <w:rPr>
                <w:lang w:val="ro-RO"/>
              </w:rPr>
              <w:t>[Relevanță]</w:t>
            </w:r>
          </w:p>
        </w:tc>
      </w:tr>
    </w:tbl>
    <w:p w14:paraId="509421D8" w14:textId="77777777" w:rsidR="0002289C" w:rsidRPr="00283DE6" w:rsidRDefault="0002289C">
      <w:pPr>
        <w:spacing w:after="80"/>
        <w:rPr>
          <w:lang w:val="ro-RO"/>
        </w:rPr>
      </w:pPr>
    </w:p>
    <w:p w14:paraId="5DE32A38" w14:textId="77777777" w:rsidR="0002289C" w:rsidRPr="00283DE6" w:rsidRDefault="00562900">
      <w:pPr>
        <w:pStyle w:val="Heading2"/>
        <w:rPr>
          <w:lang w:val="ro-RO"/>
        </w:rPr>
      </w:pPr>
      <w:r w:rsidRPr="00283DE6">
        <w:rPr>
          <w:lang w:val="ro-RO"/>
        </w:rPr>
        <w:t>1.3. Relevanța economică și încadrarea în domeniul/iile RIS3 BI</w:t>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5BD08315" w14:textId="77777777">
        <w:tc>
          <w:tcPr>
            <w:tcW w:w="10080" w:type="dxa"/>
            <w:shd w:val="clear" w:color="auto" w:fill="DEEBF7"/>
            <w:tcMar>
              <w:top w:w="80" w:type="dxa"/>
              <w:left w:w="120" w:type="dxa"/>
              <w:bottom w:w="80" w:type="dxa"/>
              <w:right w:w="120" w:type="dxa"/>
            </w:tcMar>
          </w:tcPr>
          <w:p w14:paraId="6ED77C82" w14:textId="31C9D889" w:rsidR="0002289C" w:rsidRPr="00283DE6" w:rsidRDefault="00562900" w:rsidP="00456424">
            <w:pPr>
              <w:spacing w:before="40" w:after="60"/>
              <w:jc w:val="both"/>
              <w:rPr>
                <w:lang w:val="ro-RO"/>
              </w:rPr>
            </w:pPr>
            <w:r w:rsidRPr="00283DE6">
              <w:rPr>
                <w:b/>
                <w:bCs/>
                <w:color w:val="1F4E79"/>
                <w:lang w:val="ro-RO"/>
              </w:rPr>
              <w:t xml:space="preserve">✏ Instrucțiune: </w:t>
            </w:r>
            <w:r w:rsidRPr="00283DE6">
              <w:rPr>
                <w:lang w:val="ro-RO"/>
              </w:rPr>
              <w:t>Argumentați relevanța economică a problemei și legătura explicită cu domeniul/domeniile de specializare inteligentă declarat/e (Cererea de Finanțare). Indicați explicit denumirile complete ale domeniilor RIS3 BI vizate (TIC, Industrii Culturale și Creative, Sisteme și Componente Inteligente, Materiale Avansate, Noi Alimente și Siguranță Alimentară, Sănătate).</w:t>
            </w:r>
          </w:p>
        </w:tc>
      </w:tr>
      <w:tr w:rsidR="0002289C" w:rsidRPr="00283DE6" w14:paraId="15ABFA75" w14:textId="77777777">
        <w:tblPrEx>
          <w:tblBorders>
            <w:top w:val="single" w:sz="4" w:space="0" w:color="385723"/>
            <w:left w:val="single" w:sz="12" w:space="0" w:color="385723"/>
            <w:bottom w:val="single" w:sz="4" w:space="0" w:color="385723"/>
            <w:right w:val="single" w:sz="4" w:space="0" w:color="385723"/>
          </w:tblBorders>
        </w:tblPrEx>
        <w:tc>
          <w:tcPr>
            <w:tcW w:w="10080" w:type="dxa"/>
            <w:shd w:val="clear" w:color="auto" w:fill="E2EFDA"/>
            <w:tcMar>
              <w:top w:w="80" w:type="dxa"/>
              <w:left w:w="120" w:type="dxa"/>
              <w:bottom w:w="80" w:type="dxa"/>
              <w:right w:w="120" w:type="dxa"/>
            </w:tcMar>
          </w:tcPr>
          <w:p w14:paraId="6941A035" w14:textId="4AE9FE47" w:rsidR="0002289C" w:rsidRPr="00283DE6" w:rsidRDefault="00562900">
            <w:pPr>
              <w:spacing w:before="40" w:after="60"/>
              <w:rPr>
                <w:lang w:val="ro-RO"/>
              </w:rPr>
            </w:pPr>
            <w:r w:rsidRPr="00283DE6">
              <w:rPr>
                <w:b/>
                <w:bCs/>
                <w:color w:val="385723"/>
                <w:lang w:val="ro-RO"/>
              </w:rPr>
              <w:t xml:space="preserve">✔ Sfat: </w:t>
            </w:r>
            <w:r w:rsidRPr="00283DE6">
              <w:rPr>
                <w:lang w:val="ro-RO"/>
              </w:rPr>
              <w:t>Argumentați coerent încadrarea pentru fiecare domeniu vizat.</w:t>
            </w:r>
          </w:p>
        </w:tc>
      </w:tr>
    </w:tbl>
    <w:p w14:paraId="01B40EE2" w14:textId="77777777" w:rsidR="0002289C" w:rsidRPr="00283DE6" w:rsidRDefault="00562900" w:rsidP="00346389">
      <w:pPr>
        <w:spacing w:after="80"/>
        <w:jc w:val="both"/>
        <w:rPr>
          <w:lang w:val="ro-RO"/>
        </w:rPr>
      </w:pPr>
      <w:r w:rsidRPr="00283DE6">
        <w:rPr>
          <w:lang w:val="ro-RO"/>
        </w:rPr>
        <w:t>[Completați: Soluția propusă răspunde unei nevoi de piață identificate în domeniul RIS3 BI… Beneficiile economice estimate constau în… Coerența cu Strategia RIS3 BI 2021–2027 este demonstrată prin…]</w:t>
      </w:r>
    </w:p>
    <w:p w14:paraId="73ABA64D" w14:textId="77777777" w:rsidR="0002289C" w:rsidRPr="00283DE6" w:rsidRDefault="00562900">
      <w:pPr>
        <w:pStyle w:val="Heading2"/>
        <w:rPr>
          <w:lang w:val="ro-RO"/>
        </w:rPr>
      </w:pPr>
      <w:r w:rsidRPr="00283DE6">
        <w:rPr>
          <w:lang w:val="ro-RO"/>
        </w:rPr>
        <w:t>1.4. Scopul proiectului și obiectivele științifice (SMART)</w:t>
      </w:r>
    </w:p>
    <w:tbl>
      <w:tblPr>
        <w:tblW w:w="10080" w:type="dxa"/>
        <w:tblInd w:w="-1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590"/>
        <w:gridCol w:w="2996"/>
        <w:gridCol w:w="2198"/>
        <w:gridCol w:w="1399"/>
        <w:gridCol w:w="2877"/>
        <w:gridCol w:w="10"/>
      </w:tblGrid>
      <w:tr w:rsidR="0002289C" w:rsidRPr="00283DE6" w14:paraId="7B1272EF" w14:textId="77777777">
        <w:trPr>
          <w:gridBefore w:val="1"/>
          <w:wBefore w:w="10" w:type="dxa"/>
        </w:trPr>
        <w:tc>
          <w:tcPr>
            <w:tcW w:w="10080" w:type="dxa"/>
            <w:gridSpan w:val="6"/>
            <w:shd w:val="clear" w:color="auto" w:fill="DEEBF7"/>
            <w:tcMar>
              <w:top w:w="80" w:type="dxa"/>
              <w:left w:w="120" w:type="dxa"/>
              <w:bottom w:w="80" w:type="dxa"/>
              <w:right w:w="120" w:type="dxa"/>
            </w:tcMar>
          </w:tcPr>
          <w:p w14:paraId="1B17CCA4" w14:textId="77777777" w:rsidR="0002289C" w:rsidRPr="00283DE6" w:rsidRDefault="00562900" w:rsidP="00346389">
            <w:pPr>
              <w:spacing w:before="40" w:after="60"/>
              <w:jc w:val="both"/>
              <w:rPr>
                <w:lang w:val="ro-RO"/>
              </w:rPr>
            </w:pPr>
            <w:r w:rsidRPr="00283DE6">
              <w:rPr>
                <w:b/>
                <w:bCs/>
                <w:color w:val="1F4E79"/>
                <w:lang w:val="ro-RO"/>
              </w:rPr>
              <w:t xml:space="preserve">✏ Instrucțiune: </w:t>
            </w:r>
            <w:r w:rsidRPr="00283DE6">
              <w:rPr>
                <w:lang w:val="ro-RO"/>
              </w:rPr>
              <w:t>Formulați scopul general al proiectului și obiectivele științifice SMART (Specific, Măsurabil, Adecvat, Realizabil, Temporal). Fiecare obiectiv trebuie corelat cu un indicator cuantificabil și un termen de realizare. Obiectivele trebuie să fie corelate PERFECT cu cele din Cererea de Finanțare și din Planul de Afaceri (Anexa 3, secțiunea 1.2).</w:t>
            </w:r>
          </w:p>
        </w:tc>
      </w:tr>
      <w:tr w:rsidR="0002289C" w:rsidRPr="00283DE6" w14:paraId="39D0E4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6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DD04658" w14:textId="77777777" w:rsidR="0002289C" w:rsidRPr="00283DE6" w:rsidRDefault="00562900">
            <w:pPr>
              <w:spacing w:after="40"/>
              <w:rPr>
                <w:lang w:val="ro-RO"/>
              </w:rPr>
            </w:pPr>
            <w:r w:rsidRPr="00283DE6">
              <w:rPr>
                <w:b/>
                <w:bCs/>
                <w:color w:val="FFFFFF"/>
                <w:lang w:val="ro-RO"/>
              </w:rPr>
              <w:t>Nr.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A2759D7" w14:textId="77777777" w:rsidR="0002289C" w:rsidRPr="00283DE6" w:rsidRDefault="00562900">
            <w:pPr>
              <w:spacing w:after="40"/>
              <w:rPr>
                <w:lang w:val="ro-RO"/>
              </w:rPr>
            </w:pPr>
            <w:r w:rsidRPr="00283DE6">
              <w:rPr>
                <w:b/>
                <w:bCs/>
                <w:color w:val="FFFFFF"/>
                <w:lang w:val="ro-RO"/>
              </w:rPr>
              <w:t>Obiectiv științific (SMART)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2AE459B" w14:textId="77777777" w:rsidR="0002289C" w:rsidRPr="00283DE6" w:rsidRDefault="00562900">
            <w:pPr>
              <w:spacing w:after="40"/>
              <w:rPr>
                <w:lang w:val="ro-RO"/>
              </w:rPr>
            </w:pPr>
            <w:r w:rsidRPr="00283DE6">
              <w:rPr>
                <w:b/>
                <w:bCs/>
                <w:color w:val="FFFFFF"/>
                <w:lang w:val="ro-RO"/>
              </w:rPr>
              <w:t>Indicator de măsurare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B0FD24" w14:textId="77777777" w:rsidR="0002289C" w:rsidRPr="00283DE6" w:rsidRDefault="00562900">
            <w:pPr>
              <w:spacing w:after="40"/>
              <w:rPr>
                <w:lang w:val="ro-RO"/>
              </w:rPr>
            </w:pPr>
            <w:r w:rsidRPr="00283DE6">
              <w:rPr>
                <w:b/>
                <w:bCs/>
                <w:color w:val="FFFFFF"/>
                <w:lang w:val="ro-RO"/>
              </w:rPr>
              <w:t>Termen</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EBF98A" w14:textId="77777777" w:rsidR="0002289C" w:rsidRPr="00283DE6" w:rsidRDefault="00562900">
            <w:pPr>
              <w:spacing w:after="40"/>
              <w:rPr>
                <w:lang w:val="ro-RO"/>
              </w:rPr>
            </w:pPr>
            <w:r w:rsidRPr="00283DE6">
              <w:rPr>
                <w:b/>
                <w:bCs/>
                <w:color w:val="FFFFFF"/>
                <w:lang w:val="ro-RO"/>
              </w:rPr>
              <w:t>Rezultat așteptat</w:t>
            </w:r>
          </w:p>
        </w:tc>
      </w:tr>
      <w:tr w:rsidR="0002289C" w:rsidRPr="00283DE6" w14:paraId="5939D9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CB5911" w14:textId="77777777" w:rsidR="0002289C" w:rsidRPr="00283DE6" w:rsidRDefault="00562900">
            <w:pPr>
              <w:spacing w:after="40"/>
              <w:rPr>
                <w:lang w:val="ro-RO"/>
              </w:rPr>
            </w:pPr>
            <w:r w:rsidRPr="00283DE6">
              <w:rPr>
                <w:lang w:val="ro-RO"/>
              </w:rPr>
              <w:t>O1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24ADAE" w14:textId="77777777" w:rsidR="0002289C" w:rsidRPr="00283DE6" w:rsidRDefault="00562900">
            <w:pPr>
              <w:spacing w:after="40"/>
              <w:rPr>
                <w:lang w:val="ro-RO"/>
              </w:rPr>
            </w:pPr>
            <w:r w:rsidRPr="00283DE6">
              <w:rPr>
                <w:lang w:val="ro-RO"/>
              </w:rPr>
              <w:t>[Obiectiv 1 — Specific, Măsurabil, Adecvat, Realizabil, Temporal]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27B126" w14:textId="77777777" w:rsidR="0002289C" w:rsidRPr="00283DE6" w:rsidRDefault="00562900">
            <w:pPr>
              <w:spacing w:after="40"/>
              <w:rPr>
                <w:lang w:val="ro-RO"/>
              </w:rPr>
            </w:pPr>
            <w:r w:rsidRPr="00283DE6">
              <w:rPr>
                <w:lang w:val="ro-RO"/>
              </w:rPr>
              <w:t>[Indicator + valoare-țintă]</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C3B67A" w14:textId="77777777" w:rsidR="0002289C" w:rsidRPr="00283DE6" w:rsidRDefault="00562900">
            <w:pPr>
              <w:spacing w:after="40"/>
              <w:rPr>
                <w:lang w:val="ro-RO"/>
              </w:rPr>
            </w:pPr>
            <w:r w:rsidRPr="00283DE6">
              <w:rPr>
                <w:lang w:val="ro-RO"/>
              </w:rPr>
              <w:t>[Luna/An]</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3C3E97" w14:textId="77777777" w:rsidR="0002289C" w:rsidRPr="00283DE6" w:rsidRDefault="00562900">
            <w:pPr>
              <w:spacing w:after="40"/>
              <w:rPr>
                <w:lang w:val="ro-RO"/>
              </w:rPr>
            </w:pPr>
            <w:r w:rsidRPr="00283DE6">
              <w:rPr>
                <w:lang w:val="ro-RO"/>
              </w:rPr>
              <w:t>[Rezultat concret/livrabil]</w:t>
            </w:r>
          </w:p>
        </w:tc>
      </w:tr>
      <w:tr w:rsidR="0002289C" w:rsidRPr="00283DE6" w14:paraId="52E4E8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51825D" w14:textId="77777777" w:rsidR="0002289C" w:rsidRPr="00283DE6" w:rsidRDefault="00562900">
            <w:pPr>
              <w:spacing w:after="40"/>
              <w:rPr>
                <w:lang w:val="ro-RO"/>
              </w:rPr>
            </w:pPr>
            <w:r w:rsidRPr="00283DE6">
              <w:rPr>
                <w:lang w:val="ro-RO"/>
              </w:rPr>
              <w:t>O2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02F025" w14:textId="77777777" w:rsidR="0002289C" w:rsidRPr="00283DE6" w:rsidRDefault="00562900">
            <w:pPr>
              <w:spacing w:after="40"/>
              <w:rPr>
                <w:lang w:val="ro-RO"/>
              </w:rPr>
            </w:pPr>
            <w:r w:rsidRPr="00283DE6">
              <w:rPr>
                <w:lang w:val="ro-RO"/>
              </w:rPr>
              <w:t>[Obiectiv 2 SMART]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C3846D" w14:textId="77777777" w:rsidR="0002289C" w:rsidRPr="00283DE6" w:rsidRDefault="00562900">
            <w:pPr>
              <w:spacing w:after="40"/>
              <w:rPr>
                <w:lang w:val="ro-RO"/>
              </w:rPr>
            </w:pPr>
            <w:r w:rsidRPr="00283DE6">
              <w:rPr>
                <w:lang w:val="ro-RO"/>
              </w:rPr>
              <w:t>[Indicator + valoare-țintă]</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BBF9ED" w14:textId="77777777" w:rsidR="0002289C" w:rsidRPr="00283DE6" w:rsidRDefault="00562900">
            <w:pPr>
              <w:spacing w:after="40"/>
              <w:rPr>
                <w:lang w:val="ro-RO"/>
              </w:rPr>
            </w:pPr>
            <w:r w:rsidRPr="00283DE6">
              <w:rPr>
                <w:lang w:val="ro-RO"/>
              </w:rPr>
              <w:t>[Luna/An]</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6FD901" w14:textId="77777777" w:rsidR="0002289C" w:rsidRPr="00283DE6" w:rsidRDefault="00562900">
            <w:pPr>
              <w:spacing w:after="40"/>
              <w:rPr>
                <w:lang w:val="ro-RO"/>
              </w:rPr>
            </w:pPr>
            <w:r w:rsidRPr="00283DE6">
              <w:rPr>
                <w:lang w:val="ro-RO"/>
              </w:rPr>
              <w:t>[Rezultat]</w:t>
            </w:r>
          </w:p>
        </w:tc>
      </w:tr>
      <w:tr w:rsidR="0002289C" w:rsidRPr="00283DE6" w14:paraId="429084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3DC88" w14:textId="77777777" w:rsidR="0002289C" w:rsidRPr="00283DE6" w:rsidRDefault="00562900">
            <w:pPr>
              <w:spacing w:after="40"/>
              <w:rPr>
                <w:lang w:val="ro-RO"/>
              </w:rPr>
            </w:pPr>
            <w:r w:rsidRPr="00283DE6">
              <w:rPr>
                <w:lang w:val="ro-RO"/>
              </w:rPr>
              <w:t>O3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201A95" w14:textId="77777777" w:rsidR="0002289C" w:rsidRPr="00283DE6" w:rsidRDefault="00562900">
            <w:pPr>
              <w:spacing w:after="40"/>
              <w:rPr>
                <w:lang w:val="ro-RO"/>
              </w:rPr>
            </w:pPr>
            <w:r w:rsidRPr="00283DE6">
              <w:rPr>
                <w:lang w:val="ro-RO"/>
              </w:rPr>
              <w:t>[Obiectiv 3 SMART]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A8A36B" w14:textId="77777777" w:rsidR="0002289C" w:rsidRPr="00283DE6" w:rsidRDefault="00562900">
            <w:pPr>
              <w:spacing w:after="40"/>
              <w:rPr>
                <w:lang w:val="ro-RO"/>
              </w:rPr>
            </w:pPr>
            <w:r w:rsidRPr="00283DE6">
              <w:rPr>
                <w:lang w:val="ro-RO"/>
              </w:rPr>
              <w:t>[Indicator + valoare-țintă]</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91F8D2" w14:textId="77777777" w:rsidR="0002289C" w:rsidRPr="00283DE6" w:rsidRDefault="00562900">
            <w:pPr>
              <w:spacing w:after="40"/>
              <w:rPr>
                <w:lang w:val="ro-RO"/>
              </w:rPr>
            </w:pPr>
            <w:r w:rsidRPr="00283DE6">
              <w:rPr>
                <w:lang w:val="ro-RO"/>
              </w:rPr>
              <w:t>[Luna/An]</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034590" w14:textId="77777777" w:rsidR="0002289C" w:rsidRPr="00283DE6" w:rsidRDefault="00562900">
            <w:pPr>
              <w:spacing w:after="40"/>
              <w:rPr>
                <w:lang w:val="ro-RO"/>
              </w:rPr>
            </w:pPr>
            <w:r w:rsidRPr="00283DE6">
              <w:rPr>
                <w:lang w:val="ro-RO"/>
              </w:rPr>
              <w:t>[Rezultat]</w:t>
            </w:r>
          </w:p>
        </w:tc>
      </w:tr>
    </w:tbl>
    <w:p w14:paraId="3D426324" w14:textId="77777777" w:rsidR="0002289C" w:rsidRPr="00283DE6" w:rsidRDefault="0002289C">
      <w:pPr>
        <w:spacing w:after="80"/>
        <w:rPr>
          <w:lang w:val="ro-RO"/>
        </w:rPr>
      </w:pPr>
    </w:p>
    <w:p w14:paraId="36E2334C" w14:textId="77777777" w:rsidR="0002289C" w:rsidRPr="00283DE6" w:rsidRDefault="00562900">
      <w:pPr>
        <w:pStyle w:val="Heading2"/>
        <w:rPr>
          <w:lang w:val="ro-RO"/>
        </w:rPr>
      </w:pPr>
      <w:r w:rsidRPr="00283DE6">
        <w:rPr>
          <w:lang w:val="ro-RO"/>
        </w:rPr>
        <w:t>1.5. Descrierea generală a soluției propuse</w:t>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2CF3E737" w14:textId="77777777">
        <w:tc>
          <w:tcPr>
            <w:tcW w:w="10080" w:type="dxa"/>
            <w:shd w:val="clear" w:color="auto" w:fill="DEEBF7"/>
            <w:tcMar>
              <w:top w:w="80" w:type="dxa"/>
              <w:left w:w="120" w:type="dxa"/>
              <w:bottom w:w="80" w:type="dxa"/>
              <w:right w:w="120" w:type="dxa"/>
            </w:tcMar>
          </w:tcPr>
          <w:p w14:paraId="1ED6AE92" w14:textId="77777777" w:rsidR="0002289C" w:rsidRPr="00283DE6" w:rsidRDefault="00562900" w:rsidP="00346389">
            <w:pPr>
              <w:spacing w:before="40" w:after="60"/>
              <w:jc w:val="both"/>
              <w:rPr>
                <w:lang w:val="ro-RO"/>
              </w:rPr>
            </w:pPr>
            <w:r w:rsidRPr="00283DE6">
              <w:rPr>
                <w:b/>
                <w:bCs/>
                <w:color w:val="1F4E79"/>
                <w:lang w:val="ro-RO"/>
              </w:rPr>
              <w:t xml:space="preserve">✏ Instrucțiune: </w:t>
            </w:r>
            <w:r w:rsidRPr="00283DE6">
              <w:rPr>
                <w:lang w:val="ro-RO"/>
              </w:rPr>
              <w:t>Descrieți soluția propusă (produs/proces/serviciu). Includeți obligatoriu: (i) principiul de funcționare, (ii) componente principale și/sau compoziție, (iii) design conceptual / arhitectură, (iv) funcționalități și caracteristici-cheie, (v) aplicabilitate și limitări actuale, (vi) caracter inovativ vs. soluțiile existente.</w:t>
            </w:r>
          </w:p>
        </w:tc>
      </w:tr>
      <w:tr w:rsidR="0002289C" w:rsidRPr="00283DE6" w14:paraId="45966EA3" w14:textId="77777777">
        <w:tblPrEx>
          <w:tblBorders>
            <w:top w:val="single" w:sz="4" w:space="0" w:color="385723"/>
            <w:left w:val="single" w:sz="12" w:space="0" w:color="385723"/>
            <w:bottom w:val="single" w:sz="4" w:space="0" w:color="385723"/>
            <w:right w:val="single" w:sz="4" w:space="0" w:color="385723"/>
          </w:tblBorders>
        </w:tblPrEx>
        <w:tc>
          <w:tcPr>
            <w:tcW w:w="10080" w:type="dxa"/>
            <w:shd w:val="clear" w:color="auto" w:fill="E2EFDA"/>
            <w:tcMar>
              <w:top w:w="80" w:type="dxa"/>
              <w:left w:w="120" w:type="dxa"/>
              <w:bottom w:w="80" w:type="dxa"/>
              <w:right w:w="120" w:type="dxa"/>
            </w:tcMar>
          </w:tcPr>
          <w:p w14:paraId="23F9EA18" w14:textId="072AB92D" w:rsidR="0002289C" w:rsidRPr="00283DE6" w:rsidRDefault="00562900">
            <w:pPr>
              <w:spacing w:before="40" w:after="60"/>
              <w:rPr>
                <w:lang w:val="ro-RO"/>
              </w:rPr>
            </w:pPr>
            <w:r w:rsidRPr="00283DE6">
              <w:rPr>
                <w:b/>
                <w:bCs/>
                <w:color w:val="385723"/>
                <w:lang w:val="ro-RO"/>
              </w:rPr>
              <w:t xml:space="preserve">✔ Sfat: </w:t>
            </w:r>
            <w:r w:rsidRPr="00283DE6">
              <w:rPr>
                <w:lang w:val="ro-RO"/>
              </w:rPr>
              <w:t xml:space="preserve">Specificați explicit tipul de inovare introdusă: produs / proces / serviciu (sau combinație). </w:t>
            </w:r>
          </w:p>
        </w:tc>
      </w:tr>
    </w:tbl>
    <w:p w14:paraId="371F4DD7" w14:textId="77777777" w:rsidR="0002289C" w:rsidRPr="00283DE6" w:rsidRDefault="00562900" w:rsidP="00C616CF">
      <w:pPr>
        <w:spacing w:after="80"/>
        <w:jc w:val="both"/>
        <w:rPr>
          <w:lang w:val="ro-RO"/>
        </w:rPr>
      </w:pPr>
      <w:r w:rsidRPr="00283DE6">
        <w:rPr>
          <w:lang w:val="ro-RO"/>
        </w:rPr>
        <w:t>[Completați: Soluția propusă constă în… Principiul de funcționare se bazează pe… Componentele principale sunt… Funcționalitățile-cheie includ… Caracterul inovativ față de soluțiile existente constă în… Tipul de inovare introdus este: produs/proces/serviciu (justificare)…]</w:t>
      </w:r>
    </w:p>
    <w:p w14:paraId="7E7D7A5F" w14:textId="77777777" w:rsidR="0002289C" w:rsidRPr="00283DE6" w:rsidRDefault="00562900">
      <w:pPr>
        <w:pStyle w:val="Heading1"/>
        <w:rPr>
          <w:lang w:val="ro-RO"/>
        </w:rPr>
      </w:pPr>
      <w:r w:rsidRPr="00283DE6">
        <w:rPr>
          <w:lang w:val="ro-RO"/>
        </w:rPr>
        <w:t>II. NIVELUL TRL DE PORNIRE AL PROIECTULUI</w:t>
      </w:r>
    </w:p>
    <w:p w14:paraId="2ECC8A4B" w14:textId="2C28918E" w:rsidR="0002289C" w:rsidRPr="00283DE6" w:rsidRDefault="00562900" w:rsidP="00C616CF">
      <w:pPr>
        <w:spacing w:after="80"/>
        <w:jc w:val="both"/>
        <w:rPr>
          <w:lang w:val="ro-RO"/>
        </w:rPr>
      </w:pPr>
      <w:r w:rsidRPr="00283DE6">
        <w:rPr>
          <w:lang w:val="ro-RO"/>
        </w:rPr>
        <w:t>Această secțiune trebuie să identifice clar TRL de pornire (minim TRL 3, conform definițiilor Horizon Europe) și să îl argumenteze cu minim 2 dovezi (rezultate experimentale, prototipuri, publicații, brevete, rapoarte de validare).</w:t>
      </w:r>
    </w:p>
    <w:p w14:paraId="77E23BC8" w14:textId="77777777" w:rsidR="0002289C" w:rsidRPr="00283DE6" w:rsidRDefault="00562900">
      <w:pPr>
        <w:pStyle w:val="Heading2"/>
        <w:rPr>
          <w:lang w:val="ro-RO"/>
        </w:rPr>
      </w:pPr>
      <w:r w:rsidRPr="00283DE6">
        <w:rPr>
          <w:lang w:val="ro-RO"/>
        </w:rPr>
        <w:t>2.1. Identificarea TRL inițial</w:t>
      </w:r>
    </w:p>
    <w:tbl>
      <w:tblPr>
        <w:tblW w:w="10080" w:type="dxa"/>
        <w:tblBorders>
          <w:top w:val="single" w:sz="4" w:space="0" w:color="843C0C"/>
          <w:left w:val="single" w:sz="12" w:space="0" w:color="843C0C"/>
          <w:bottom w:val="single" w:sz="4" w:space="0" w:color="843C0C"/>
          <w:right w:val="single" w:sz="4" w:space="0" w:color="843C0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01E9815D" w14:textId="77777777">
        <w:tc>
          <w:tcPr>
            <w:tcW w:w="10080" w:type="dxa"/>
            <w:shd w:val="clear" w:color="auto" w:fill="FBE5D6"/>
            <w:tcMar>
              <w:top w:w="80" w:type="dxa"/>
              <w:left w:w="120" w:type="dxa"/>
              <w:bottom w:w="80" w:type="dxa"/>
              <w:right w:w="120" w:type="dxa"/>
            </w:tcMar>
          </w:tcPr>
          <w:p w14:paraId="3D1C4E02" w14:textId="77777777" w:rsidR="0002289C" w:rsidRPr="00283DE6" w:rsidRDefault="00562900" w:rsidP="00C616CF">
            <w:pPr>
              <w:spacing w:before="40" w:after="60"/>
              <w:jc w:val="both"/>
              <w:rPr>
                <w:lang w:val="ro-RO"/>
              </w:rPr>
            </w:pPr>
            <w:r w:rsidRPr="00283DE6">
              <w:rPr>
                <w:b/>
                <w:bCs/>
                <w:color w:val="843C0C"/>
                <w:lang w:val="ro-RO"/>
              </w:rPr>
              <w:t xml:space="preserve">⚠ Atenție: </w:t>
            </w:r>
            <w:r w:rsidRPr="00283DE6">
              <w:rPr>
                <w:lang w:val="ro-RO"/>
              </w:rPr>
              <w:t>Nivelul TRL declarat de pornire trebuie să fie MINIM TRL 3 conform Anexei 18 — „Niveluri de maturitate tehnologică (TRL)” a Ghidului Solicitantului. Un TRL declarat sub TRL 3 conduce la respingerea proiectului.</w:t>
            </w:r>
          </w:p>
        </w:tc>
      </w:tr>
    </w:tbl>
    <w:p w14:paraId="76149011" w14:textId="77777777" w:rsidR="0002289C" w:rsidRPr="00283DE6" w:rsidRDefault="00562900">
      <w:pPr>
        <w:spacing w:after="80"/>
        <w:rPr>
          <w:lang w:val="ro-RO"/>
        </w:rPr>
      </w:pPr>
      <w:r w:rsidRPr="00283DE6">
        <w:rPr>
          <w:lang w:val="ro-RO"/>
        </w:rPr>
        <w:t>[Completați: Nivelul TRL de pornire al proiectului este TRL 3 (sau superior, dacă este cazul). Justificare:…]</w:t>
      </w:r>
    </w:p>
    <w:p w14:paraId="0DE7E0BB" w14:textId="77777777" w:rsidR="0002289C" w:rsidRPr="00283DE6" w:rsidRDefault="00562900">
      <w:pPr>
        <w:pStyle w:val="Heading2"/>
        <w:rPr>
          <w:lang w:val="ro-RO"/>
        </w:rPr>
      </w:pPr>
      <w:r w:rsidRPr="00283DE6">
        <w:rPr>
          <w:lang w:val="ro-RO"/>
        </w:rPr>
        <w:t>2.2. Tabel de descriere și justificare pe niveluri TRL</w:t>
      </w:r>
    </w:p>
    <w:tbl>
      <w:tblPr>
        <w:tblW w:w="10080" w:type="dxa"/>
        <w:tblInd w:w="-1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
        <w:gridCol w:w="1702"/>
        <w:gridCol w:w="4240"/>
        <w:gridCol w:w="4111"/>
        <w:gridCol w:w="9"/>
      </w:tblGrid>
      <w:tr w:rsidR="0002289C" w:rsidRPr="00283DE6" w14:paraId="3F59A7FD" w14:textId="77777777">
        <w:trPr>
          <w:gridBefore w:val="1"/>
          <w:wBefore w:w="10" w:type="dxa"/>
        </w:trPr>
        <w:tc>
          <w:tcPr>
            <w:tcW w:w="10080" w:type="dxa"/>
            <w:gridSpan w:val="4"/>
            <w:shd w:val="clear" w:color="auto" w:fill="DEEBF7"/>
            <w:tcMar>
              <w:top w:w="80" w:type="dxa"/>
              <w:left w:w="120" w:type="dxa"/>
              <w:bottom w:w="80" w:type="dxa"/>
              <w:right w:w="120" w:type="dxa"/>
            </w:tcMar>
          </w:tcPr>
          <w:p w14:paraId="13A5166A" w14:textId="77777777" w:rsidR="0002289C" w:rsidRPr="00283DE6" w:rsidRDefault="00562900" w:rsidP="00C616CF">
            <w:pPr>
              <w:spacing w:before="40" w:after="60"/>
              <w:jc w:val="both"/>
              <w:rPr>
                <w:lang w:val="ro-RO"/>
              </w:rPr>
            </w:pPr>
            <w:r w:rsidRPr="00283DE6">
              <w:rPr>
                <w:b/>
                <w:bCs/>
                <w:color w:val="1F4E79"/>
                <w:lang w:val="ro-RO"/>
              </w:rPr>
              <w:t xml:space="preserve">✏ Instrucțiune: </w:t>
            </w:r>
            <w:r w:rsidRPr="00283DE6">
              <w:rPr>
                <w:lang w:val="ro-RO"/>
              </w:rPr>
              <w:t>Completați tabelul de mai jos pentru toate nivelurile TRL parcurse până la momentul depunerii proiectului (minim TRL 1 → TRL 3). Pentru TRL 4 și TRL 5 (nivele țintă) prezentați descrierea și criteriile de îndeplinire planificate; justificarea/dovezile pentru TRL 4 și 5 se vor furniza la momentul finalizării activităților corespunzătoare.</w:t>
            </w:r>
          </w:p>
        </w:tc>
      </w:tr>
      <w:tr w:rsidR="0002289C" w:rsidRPr="00283DE6" w14:paraId="6A4122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D8E79B0" w14:textId="77777777" w:rsidR="0002289C" w:rsidRPr="00283DE6" w:rsidRDefault="00562900">
            <w:pPr>
              <w:spacing w:after="40"/>
              <w:rPr>
                <w:lang w:val="ro-RO"/>
              </w:rPr>
            </w:pPr>
            <w:r w:rsidRPr="00283DE6">
              <w:rPr>
                <w:b/>
                <w:bCs/>
                <w:color w:val="FFFFFF"/>
                <w:lang w:val="ro-RO"/>
              </w:rPr>
              <w:t>Nivel TRL</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DDF3A8B" w14:textId="77777777" w:rsidR="0002289C" w:rsidRPr="00283DE6" w:rsidRDefault="00562900">
            <w:pPr>
              <w:spacing w:after="40"/>
              <w:rPr>
                <w:lang w:val="ro-RO"/>
              </w:rPr>
            </w:pPr>
            <w:r w:rsidRPr="00283DE6">
              <w:rPr>
                <w:b/>
                <w:bCs/>
                <w:color w:val="FFFFFF"/>
                <w:lang w:val="ro-RO"/>
              </w:rPr>
              <w:t>Descriere și criterii de îndeplinire</w:t>
            </w:r>
          </w:p>
        </w:tc>
        <w:tc>
          <w:tcPr>
            <w:tcW w:w="43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7D5A5A9" w14:textId="77777777" w:rsidR="0002289C" w:rsidRPr="00283DE6" w:rsidRDefault="00562900">
            <w:pPr>
              <w:spacing w:after="40"/>
              <w:rPr>
                <w:lang w:val="ro-RO"/>
              </w:rPr>
            </w:pPr>
            <w:r w:rsidRPr="00283DE6">
              <w:rPr>
                <w:b/>
                <w:bCs/>
                <w:color w:val="FFFFFF"/>
                <w:lang w:val="ro-RO"/>
              </w:rPr>
              <w:t>Justificare / Dovezi (de completat de aplicant)</w:t>
            </w:r>
          </w:p>
        </w:tc>
      </w:tr>
      <w:tr w:rsidR="0002289C" w:rsidRPr="00283DE6" w14:paraId="5C77BA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1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6CD52" w14:textId="77777777" w:rsidR="0002289C" w:rsidRPr="00283DE6" w:rsidRDefault="00562900">
            <w:pPr>
              <w:spacing w:after="60"/>
              <w:rPr>
                <w:lang w:val="ro-RO"/>
              </w:rPr>
            </w:pPr>
            <w:r w:rsidRPr="00283DE6">
              <w:rPr>
                <w:b/>
                <w:bCs/>
                <w:sz w:val="22"/>
                <w:szCs w:val="22"/>
                <w:lang w:val="ro-RO"/>
              </w:rPr>
              <w:t>TRL 1 (Principii de bază observate)</w:t>
            </w:r>
          </w:p>
          <w:p w14:paraId="345FA519" w14:textId="77777777" w:rsidR="0002289C" w:rsidRPr="00283DE6" w:rsidRDefault="00562900">
            <w:pPr>
              <w:rPr>
                <w:lang w:val="ro-RO"/>
              </w:rPr>
            </w:pPr>
            <w:r w:rsidRPr="00283DE6">
              <w:rPr>
                <w:i/>
                <w:iCs/>
                <w:color w:val="595959"/>
                <w:sz w:val="18"/>
                <w:szCs w:val="18"/>
                <w:lang w:val="ro-RO"/>
              </w:rPr>
              <w:t>(parcurs / nu este cazul)</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D6F8C" w14:textId="77777777" w:rsidR="0002289C" w:rsidRPr="00283DE6" w:rsidRDefault="00562900">
            <w:pPr>
              <w:pStyle w:val="ListParagraph"/>
              <w:numPr>
                <w:ilvl w:val="0"/>
                <w:numId w:val="2"/>
              </w:numPr>
              <w:spacing w:after="40"/>
              <w:rPr>
                <w:lang w:val="ro-RO"/>
              </w:rPr>
            </w:pPr>
            <w:r w:rsidRPr="00283DE6">
              <w:rPr>
                <w:lang w:val="ro-RO"/>
              </w:rPr>
              <w:t>Cercetarea științifică identifică proprietăți fundamentale ale unei tehnologii potențiale.</w:t>
            </w:r>
          </w:p>
          <w:p w14:paraId="39BD21EE" w14:textId="77777777" w:rsidR="0002289C" w:rsidRPr="00283DE6" w:rsidRDefault="00562900">
            <w:pPr>
              <w:pStyle w:val="ListParagraph"/>
              <w:numPr>
                <w:ilvl w:val="0"/>
                <w:numId w:val="2"/>
              </w:numPr>
              <w:spacing w:after="40"/>
              <w:rPr>
                <w:lang w:val="ro-RO"/>
              </w:rPr>
            </w:pPr>
            <w:r w:rsidRPr="00283DE6">
              <w:rPr>
                <w:lang w:val="ro-RO"/>
              </w:rPr>
              <w:t>Principii de bază definite și raportate în literatura de specialitate.</w:t>
            </w:r>
          </w:p>
          <w:p w14:paraId="27CB79A9" w14:textId="77777777" w:rsidR="0002289C" w:rsidRPr="00283DE6" w:rsidRDefault="00562900">
            <w:pPr>
              <w:pStyle w:val="ListParagraph"/>
              <w:numPr>
                <w:ilvl w:val="0"/>
                <w:numId w:val="2"/>
              </w:numPr>
              <w:spacing w:after="40"/>
              <w:rPr>
                <w:lang w:val="ro-RO"/>
              </w:rPr>
            </w:pPr>
            <w:r w:rsidRPr="00283DE6">
              <w:rPr>
                <w:lang w:val="ro-RO"/>
              </w:rPr>
              <w:t>Nu există încă aplicații specifice.</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705D6" w14:textId="77777777" w:rsidR="0002289C" w:rsidRPr="00283DE6" w:rsidRDefault="00562900">
            <w:pPr>
              <w:spacing w:after="40"/>
              <w:rPr>
                <w:lang w:val="ro-RO"/>
              </w:rPr>
            </w:pPr>
            <w:r w:rsidRPr="00283DE6">
              <w:rPr>
                <w:i/>
                <w:iCs/>
                <w:color w:val="404040"/>
                <w:lang w:val="ro-RO"/>
              </w:rPr>
              <w:t>[Prezentarea principiilor de bază observate (discovery experiments, studii teoretice, referințe bibliografice relevante).]</w:t>
            </w:r>
          </w:p>
        </w:tc>
      </w:tr>
      <w:tr w:rsidR="0002289C" w:rsidRPr="00283DE6" w14:paraId="5B5E8E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1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9F56B" w14:textId="77777777" w:rsidR="0002289C" w:rsidRPr="00283DE6" w:rsidRDefault="00562900">
            <w:pPr>
              <w:spacing w:after="60"/>
              <w:rPr>
                <w:lang w:val="ro-RO"/>
              </w:rPr>
            </w:pPr>
            <w:r w:rsidRPr="00283DE6">
              <w:rPr>
                <w:b/>
                <w:bCs/>
                <w:sz w:val="22"/>
                <w:szCs w:val="22"/>
                <w:lang w:val="ro-RO"/>
              </w:rPr>
              <w:t>TRL 2 (Concept tehnologic formulat)</w:t>
            </w:r>
          </w:p>
          <w:p w14:paraId="628909EC" w14:textId="77777777" w:rsidR="0002289C" w:rsidRPr="00283DE6" w:rsidRDefault="00562900">
            <w:pPr>
              <w:rPr>
                <w:lang w:val="ro-RO"/>
              </w:rPr>
            </w:pPr>
            <w:r w:rsidRPr="00283DE6">
              <w:rPr>
                <w:i/>
                <w:iCs/>
                <w:color w:val="595959"/>
                <w:sz w:val="18"/>
                <w:szCs w:val="18"/>
                <w:lang w:val="ro-RO"/>
              </w:rPr>
              <w:t>(parcurs / nu este cazul)</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E8CE8" w14:textId="77777777" w:rsidR="0002289C" w:rsidRPr="00283DE6" w:rsidRDefault="00562900">
            <w:pPr>
              <w:pStyle w:val="ListParagraph"/>
              <w:numPr>
                <w:ilvl w:val="0"/>
                <w:numId w:val="2"/>
              </w:numPr>
              <w:spacing w:after="40"/>
              <w:rPr>
                <w:lang w:val="ro-RO"/>
              </w:rPr>
            </w:pPr>
            <w:r w:rsidRPr="00283DE6">
              <w:rPr>
                <w:lang w:val="ro-RO"/>
              </w:rPr>
              <w:t>Concept tehnologic formulat pe baza principiilor științifice observate.</w:t>
            </w:r>
          </w:p>
          <w:p w14:paraId="668088E1" w14:textId="77777777" w:rsidR="0002289C" w:rsidRPr="00283DE6" w:rsidRDefault="00562900">
            <w:pPr>
              <w:pStyle w:val="ListParagraph"/>
              <w:numPr>
                <w:ilvl w:val="0"/>
                <w:numId w:val="2"/>
              </w:numPr>
              <w:spacing w:after="40"/>
              <w:rPr>
                <w:lang w:val="ro-RO"/>
              </w:rPr>
            </w:pPr>
            <w:r w:rsidRPr="00283DE6">
              <w:rPr>
                <w:lang w:val="ro-RO"/>
              </w:rPr>
              <w:t>Aplicații potențiale identificate; cercetare aplicativă inițială.</w:t>
            </w:r>
          </w:p>
          <w:p w14:paraId="6C100F74" w14:textId="77777777" w:rsidR="0002289C" w:rsidRPr="00283DE6" w:rsidRDefault="00562900">
            <w:pPr>
              <w:pStyle w:val="ListParagraph"/>
              <w:numPr>
                <w:ilvl w:val="0"/>
                <w:numId w:val="2"/>
              </w:numPr>
              <w:spacing w:after="40"/>
              <w:rPr>
                <w:lang w:val="ro-RO"/>
              </w:rPr>
            </w:pPr>
            <w:r w:rsidRPr="00283DE6">
              <w:rPr>
                <w:lang w:val="ro-RO"/>
              </w:rPr>
              <w:t>Nu există încă demonstrații experimentale.</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DCEAD" w14:textId="77777777" w:rsidR="0002289C" w:rsidRPr="00283DE6" w:rsidRDefault="00562900">
            <w:pPr>
              <w:spacing w:after="40"/>
              <w:rPr>
                <w:lang w:val="ro-RO"/>
              </w:rPr>
            </w:pPr>
            <w:r w:rsidRPr="00283DE6">
              <w:rPr>
                <w:i/>
                <w:iCs/>
                <w:color w:val="404040"/>
                <w:lang w:val="ro-RO"/>
              </w:rPr>
              <w:t>[Prezentarea conceptului tehnologic și a aplicațiilor potențiale (modele teoretice, simulări preliminare, studii de fezabilitate).]</w:t>
            </w:r>
          </w:p>
        </w:tc>
      </w:tr>
      <w:tr w:rsidR="0002289C" w:rsidRPr="00283DE6" w14:paraId="359210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1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5F670" w14:textId="77777777" w:rsidR="0002289C" w:rsidRPr="00283DE6" w:rsidRDefault="00562900">
            <w:pPr>
              <w:spacing w:after="60"/>
              <w:rPr>
                <w:lang w:val="ro-RO"/>
              </w:rPr>
            </w:pPr>
            <w:r w:rsidRPr="00283DE6">
              <w:rPr>
                <w:b/>
                <w:bCs/>
                <w:sz w:val="22"/>
                <w:szCs w:val="22"/>
                <w:lang w:val="ro-RO"/>
              </w:rPr>
              <w:t>TRL 3 (Dovadă experimentală a conceptului — Proof of Concept)</w:t>
            </w:r>
          </w:p>
          <w:p w14:paraId="0F4C180F" w14:textId="77777777" w:rsidR="0002289C" w:rsidRPr="00283DE6" w:rsidRDefault="00562900">
            <w:pPr>
              <w:rPr>
                <w:lang w:val="ro-RO"/>
              </w:rPr>
            </w:pPr>
            <w:r w:rsidRPr="00283DE6">
              <w:rPr>
                <w:i/>
                <w:iCs/>
                <w:color w:val="595959"/>
                <w:sz w:val="18"/>
                <w:szCs w:val="18"/>
                <w:lang w:val="ro-RO"/>
              </w:rPr>
              <w:t>TRL DE PORNIRE (minim obligatoriu)</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3A41B" w14:textId="77777777" w:rsidR="0002289C" w:rsidRPr="00283DE6" w:rsidRDefault="00562900">
            <w:pPr>
              <w:pStyle w:val="ListParagraph"/>
              <w:numPr>
                <w:ilvl w:val="0"/>
                <w:numId w:val="2"/>
              </w:numPr>
              <w:spacing w:after="40"/>
              <w:rPr>
                <w:lang w:val="ro-RO"/>
              </w:rPr>
            </w:pPr>
            <w:r w:rsidRPr="00283DE6">
              <w:rPr>
                <w:lang w:val="ro-RO"/>
              </w:rPr>
              <w:t>Demonstrarea experimentală a conceptului în condiții de laborator (componente / funcții individuale).</w:t>
            </w:r>
          </w:p>
          <w:p w14:paraId="3EFB838A" w14:textId="77777777" w:rsidR="0002289C" w:rsidRPr="00283DE6" w:rsidRDefault="00562900">
            <w:pPr>
              <w:pStyle w:val="ListParagraph"/>
              <w:numPr>
                <w:ilvl w:val="0"/>
                <w:numId w:val="2"/>
              </w:numPr>
              <w:spacing w:after="40"/>
              <w:rPr>
                <w:lang w:val="ro-RO"/>
              </w:rPr>
            </w:pPr>
            <w:r w:rsidRPr="00283DE6">
              <w:rPr>
                <w:lang w:val="ro-RO"/>
              </w:rPr>
              <w:t>Validare analitică și/sau experimentală a unor predicții critice.</w:t>
            </w:r>
          </w:p>
          <w:p w14:paraId="51F215FB" w14:textId="77777777" w:rsidR="0002289C" w:rsidRPr="00283DE6" w:rsidRDefault="00562900">
            <w:pPr>
              <w:pStyle w:val="ListParagraph"/>
              <w:numPr>
                <w:ilvl w:val="0"/>
                <w:numId w:val="2"/>
              </w:numPr>
              <w:spacing w:after="40"/>
              <w:rPr>
                <w:lang w:val="ro-RO"/>
              </w:rPr>
            </w:pPr>
            <w:r w:rsidRPr="00283DE6">
              <w:rPr>
                <w:lang w:val="ro-RO"/>
              </w:rPr>
              <w:t>Studii de fezabilitate finalizate.</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217A6" w14:textId="77777777" w:rsidR="0002289C" w:rsidRPr="00283DE6" w:rsidRDefault="00562900">
            <w:pPr>
              <w:spacing w:after="40"/>
              <w:rPr>
                <w:lang w:val="ro-RO"/>
              </w:rPr>
            </w:pPr>
            <w:r w:rsidRPr="00283DE6">
              <w:rPr>
                <w:i/>
                <w:iCs/>
                <w:color w:val="404040"/>
                <w:lang w:val="ro-RO"/>
              </w:rPr>
              <w:t>[Prezentarea dovezilor experimentale ale conceptului — minim 2 dovezi: rezultate experimentale, prototipuri inițiale, rapoarte de laborator, publicații, brevete, modele funcționale, fișe tehnice etc. Atașați linkuri/DOI/anexe.]</w:t>
            </w:r>
          </w:p>
        </w:tc>
      </w:tr>
      <w:tr w:rsidR="0002289C" w:rsidRPr="00283DE6" w14:paraId="41779F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1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FC622" w14:textId="77777777" w:rsidR="0002289C" w:rsidRPr="00283DE6" w:rsidRDefault="00562900">
            <w:pPr>
              <w:spacing w:after="60"/>
              <w:rPr>
                <w:lang w:val="ro-RO"/>
              </w:rPr>
            </w:pPr>
            <w:r w:rsidRPr="00283DE6">
              <w:rPr>
                <w:b/>
                <w:bCs/>
                <w:sz w:val="22"/>
                <w:szCs w:val="22"/>
                <w:lang w:val="ro-RO"/>
              </w:rPr>
              <w:t>TRL 4 (Validare în laborator)</w:t>
            </w:r>
          </w:p>
          <w:p w14:paraId="09B0D2B5" w14:textId="77777777" w:rsidR="0002289C" w:rsidRPr="00283DE6" w:rsidRDefault="00562900">
            <w:pPr>
              <w:rPr>
                <w:lang w:val="ro-RO"/>
              </w:rPr>
            </w:pPr>
            <w:r w:rsidRPr="00283DE6">
              <w:rPr>
                <w:i/>
                <w:iCs/>
                <w:color w:val="595959"/>
                <w:sz w:val="18"/>
                <w:szCs w:val="18"/>
                <w:lang w:val="ro-RO"/>
              </w:rPr>
              <w:t>(țintă intermediară — atingerea TRL 4 poate constitui rezultat valid în caz de eșec parțial de cercetare asumat)</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020C0" w14:textId="77777777" w:rsidR="0002289C" w:rsidRPr="00283DE6" w:rsidRDefault="00562900">
            <w:pPr>
              <w:pStyle w:val="ListParagraph"/>
              <w:numPr>
                <w:ilvl w:val="0"/>
                <w:numId w:val="2"/>
              </w:numPr>
              <w:spacing w:after="40"/>
              <w:rPr>
                <w:lang w:val="ro-RO"/>
              </w:rPr>
            </w:pPr>
            <w:r w:rsidRPr="00283DE6">
              <w:rPr>
                <w:lang w:val="ro-RO"/>
              </w:rPr>
              <w:t>Componentele individuale sunt integrate într-un sistem funcțional la scară redusă.</w:t>
            </w:r>
          </w:p>
          <w:p w14:paraId="37454C07" w14:textId="77777777" w:rsidR="0002289C" w:rsidRPr="00283DE6" w:rsidRDefault="00562900">
            <w:pPr>
              <w:pStyle w:val="ListParagraph"/>
              <w:numPr>
                <w:ilvl w:val="0"/>
                <w:numId w:val="2"/>
              </w:numPr>
              <w:spacing w:after="40"/>
              <w:rPr>
                <w:lang w:val="ro-RO"/>
              </w:rPr>
            </w:pPr>
            <w:r w:rsidRPr="00283DE6">
              <w:rPr>
                <w:lang w:val="ro-RO"/>
              </w:rPr>
              <w:t>Validarea sistemului în condiții de laborator.</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82800E" w14:textId="77777777" w:rsidR="0002289C" w:rsidRPr="00283DE6" w:rsidRDefault="00562900">
            <w:pPr>
              <w:spacing w:after="40"/>
              <w:rPr>
                <w:lang w:val="ro-RO"/>
              </w:rPr>
            </w:pPr>
            <w:r w:rsidRPr="00283DE6">
              <w:rPr>
                <w:i/>
                <w:iCs/>
                <w:color w:val="404040"/>
                <w:lang w:val="ro-RO"/>
              </w:rPr>
              <w:t>[Activități și criterii planificate în cadrul proiectului pentru atingerea TRL 4 — corelate cu Secțiunile III și V.]</w:t>
            </w:r>
          </w:p>
        </w:tc>
      </w:tr>
      <w:tr w:rsidR="0002289C" w:rsidRPr="00283DE6" w14:paraId="17616F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1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67349" w14:textId="77777777" w:rsidR="0002289C" w:rsidRPr="00283DE6" w:rsidRDefault="00562900">
            <w:pPr>
              <w:spacing w:after="60"/>
              <w:rPr>
                <w:lang w:val="ro-RO"/>
              </w:rPr>
            </w:pPr>
            <w:r w:rsidRPr="00283DE6">
              <w:rPr>
                <w:b/>
                <w:bCs/>
                <w:sz w:val="22"/>
                <w:szCs w:val="22"/>
                <w:lang w:val="ro-RO"/>
              </w:rPr>
              <w:t>TRL 5 (Validare în mediu relevant)</w:t>
            </w:r>
          </w:p>
          <w:p w14:paraId="4F218119" w14:textId="77777777" w:rsidR="0002289C" w:rsidRPr="00283DE6" w:rsidRDefault="00562900">
            <w:pPr>
              <w:rPr>
                <w:lang w:val="ro-RO"/>
              </w:rPr>
            </w:pPr>
            <w:r w:rsidRPr="00283DE6">
              <w:rPr>
                <w:i/>
                <w:iCs/>
                <w:color w:val="595959"/>
                <w:sz w:val="18"/>
                <w:szCs w:val="18"/>
                <w:lang w:val="ro-RO"/>
              </w:rPr>
              <w:t>(țintă finală a proiectului)</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28428" w14:textId="77777777" w:rsidR="0002289C" w:rsidRPr="00283DE6" w:rsidRDefault="00562900">
            <w:pPr>
              <w:pStyle w:val="ListParagraph"/>
              <w:numPr>
                <w:ilvl w:val="0"/>
                <w:numId w:val="2"/>
              </w:numPr>
              <w:spacing w:after="40"/>
              <w:rPr>
                <w:lang w:val="ro-RO"/>
              </w:rPr>
            </w:pPr>
            <w:r w:rsidRPr="00283DE6">
              <w:rPr>
                <w:lang w:val="ro-RO"/>
              </w:rPr>
              <w:t>Sistemul este testat într-un mediu relevant care reproduce condițiile reale de funcționare.</w:t>
            </w:r>
          </w:p>
          <w:p w14:paraId="0574D7D7" w14:textId="77777777" w:rsidR="0002289C" w:rsidRPr="00283DE6" w:rsidRDefault="00562900">
            <w:pPr>
              <w:pStyle w:val="ListParagraph"/>
              <w:numPr>
                <w:ilvl w:val="0"/>
                <w:numId w:val="2"/>
              </w:numPr>
              <w:spacing w:after="40"/>
              <w:rPr>
                <w:lang w:val="ro-RO"/>
              </w:rPr>
            </w:pPr>
            <w:r w:rsidRPr="00283DE6">
              <w:rPr>
                <w:lang w:val="ro-RO"/>
              </w:rPr>
              <w:t>Reproducerea prin similitudine a condițiilor reale.</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8F665" w14:textId="77777777" w:rsidR="0002289C" w:rsidRPr="00283DE6" w:rsidRDefault="00562900">
            <w:pPr>
              <w:spacing w:after="40"/>
              <w:rPr>
                <w:lang w:val="ro-RO"/>
              </w:rPr>
            </w:pPr>
            <w:r w:rsidRPr="00283DE6">
              <w:rPr>
                <w:i/>
                <w:iCs/>
                <w:color w:val="404040"/>
                <w:lang w:val="ro-RO"/>
              </w:rPr>
              <w:t>[Activități și criterii planificate pentru atingerea TRL 5 — corelate cu Secțiunile III și V.]</w:t>
            </w:r>
          </w:p>
        </w:tc>
      </w:tr>
    </w:tbl>
    <w:p w14:paraId="100860A2" w14:textId="77777777" w:rsidR="0002289C" w:rsidRPr="00283DE6" w:rsidRDefault="0002289C">
      <w:pPr>
        <w:spacing w:after="80"/>
        <w:rPr>
          <w:lang w:val="ro-RO"/>
        </w:rPr>
      </w:pPr>
    </w:p>
    <w:p w14:paraId="2C6FD875" w14:textId="77777777" w:rsidR="0002289C" w:rsidRPr="00283DE6" w:rsidRDefault="00562900">
      <w:pPr>
        <w:pStyle w:val="Heading2"/>
        <w:rPr>
          <w:lang w:val="ro-RO"/>
        </w:rPr>
      </w:pPr>
      <w:r w:rsidRPr="00283DE6">
        <w:rPr>
          <w:lang w:val="ro-RO"/>
        </w:rPr>
        <w:t>2.3. Etape anterioare de cercetare și contribuții științifice proprii</w:t>
      </w:r>
    </w:p>
    <w:tbl>
      <w:tblPr>
        <w:tblW w:w="10080" w:type="dxa"/>
        <w:tblInd w:w="-1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589"/>
        <w:gridCol w:w="2398"/>
        <w:gridCol w:w="2198"/>
        <w:gridCol w:w="1699"/>
        <w:gridCol w:w="3176"/>
        <w:gridCol w:w="10"/>
      </w:tblGrid>
      <w:tr w:rsidR="0002289C" w:rsidRPr="00283DE6" w14:paraId="11A2A590" w14:textId="77777777" w:rsidTr="00C76926">
        <w:trPr>
          <w:gridBefore w:val="1"/>
          <w:wBefore w:w="10" w:type="dxa"/>
        </w:trPr>
        <w:tc>
          <w:tcPr>
            <w:tcW w:w="10070" w:type="dxa"/>
            <w:gridSpan w:val="6"/>
            <w:shd w:val="clear" w:color="auto" w:fill="DEEBF7"/>
            <w:tcMar>
              <w:top w:w="80" w:type="dxa"/>
              <w:left w:w="120" w:type="dxa"/>
              <w:bottom w:w="80" w:type="dxa"/>
              <w:right w:w="120" w:type="dxa"/>
            </w:tcMar>
          </w:tcPr>
          <w:p w14:paraId="59CFBD6B" w14:textId="77777777" w:rsidR="0002289C" w:rsidRPr="00283DE6" w:rsidRDefault="00562900" w:rsidP="00C76926">
            <w:pPr>
              <w:spacing w:before="40" w:after="60"/>
              <w:jc w:val="both"/>
              <w:rPr>
                <w:lang w:val="ro-RO"/>
              </w:rPr>
            </w:pPr>
            <w:r w:rsidRPr="00283DE6">
              <w:rPr>
                <w:b/>
                <w:bCs/>
                <w:color w:val="1F4E79"/>
                <w:lang w:val="ro-RO"/>
              </w:rPr>
              <w:t xml:space="preserve">✏ Instrucțiune: </w:t>
            </w:r>
            <w:r w:rsidRPr="00283DE6">
              <w:rPr>
                <w:lang w:val="ro-RO"/>
              </w:rPr>
              <w:t>Descrieți etapele de cercetare parcurse anterior depunerii cererii de finanțare și contribuțiile științifice proprii ale solicitantului (sau ale entității de la care s-au achiziționat drepturile de utilizare a rezultatelor cercetării). Includeți, după caz, validările parțiale, publicațiile, comunicările științifice, prototipurile.</w:t>
            </w:r>
          </w:p>
        </w:tc>
      </w:tr>
      <w:tr w:rsidR="00C76926" w:rsidRPr="00283DE6" w14:paraId="3F3E2CD0" w14:textId="77777777" w:rsidTr="00C76926">
        <w:trPr>
          <w:gridBefore w:val="1"/>
          <w:wBefore w:w="10" w:type="dxa"/>
        </w:trPr>
        <w:tc>
          <w:tcPr>
            <w:tcW w:w="10070" w:type="dxa"/>
            <w:gridSpan w:val="6"/>
            <w:shd w:val="clear" w:color="auto" w:fill="DEEBF7"/>
            <w:tcMar>
              <w:top w:w="80" w:type="dxa"/>
              <w:left w:w="120" w:type="dxa"/>
              <w:bottom w:w="80" w:type="dxa"/>
              <w:right w:w="120" w:type="dxa"/>
            </w:tcMar>
          </w:tcPr>
          <w:p w14:paraId="731D1F14" w14:textId="77777777" w:rsidR="00C76926" w:rsidRPr="00283DE6" w:rsidRDefault="00C76926">
            <w:pPr>
              <w:spacing w:before="40" w:after="60"/>
              <w:rPr>
                <w:b/>
                <w:bCs/>
                <w:color w:val="1F4E79"/>
                <w:lang w:val="ro-RO"/>
              </w:rPr>
            </w:pPr>
          </w:p>
        </w:tc>
      </w:tr>
      <w:tr w:rsidR="0002289C" w:rsidRPr="00283DE6" w14:paraId="1C9DE237" w14:textId="77777777"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599"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5A3C1C" w14:textId="77777777" w:rsidR="0002289C" w:rsidRPr="00283DE6" w:rsidRDefault="00562900">
            <w:pPr>
              <w:spacing w:after="40"/>
              <w:rPr>
                <w:lang w:val="ro-RO"/>
              </w:rPr>
            </w:pPr>
            <w:r w:rsidRPr="00283DE6">
              <w:rPr>
                <w:b/>
                <w:bCs/>
                <w:color w:val="FFFFFF"/>
                <w:lang w:val="ro-RO"/>
              </w:rPr>
              <w:t>Nr.</w:t>
            </w:r>
          </w:p>
        </w:tc>
        <w:tc>
          <w:tcPr>
            <w:tcW w:w="239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CC0D696" w14:textId="77777777" w:rsidR="0002289C" w:rsidRPr="00283DE6" w:rsidRDefault="00562900">
            <w:pPr>
              <w:spacing w:after="40"/>
              <w:rPr>
                <w:lang w:val="ro-RO"/>
              </w:rPr>
            </w:pPr>
            <w:r w:rsidRPr="00283DE6">
              <w:rPr>
                <w:b/>
                <w:bCs/>
                <w:color w:val="FFFFFF"/>
                <w:lang w:val="ro-RO"/>
              </w:rPr>
              <w:t>Tip dovadă</w:t>
            </w:r>
          </w:p>
        </w:tc>
        <w:tc>
          <w:tcPr>
            <w:tcW w:w="219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F51F38" w14:textId="77777777" w:rsidR="0002289C" w:rsidRPr="00283DE6" w:rsidRDefault="00562900">
            <w:pPr>
              <w:spacing w:after="40"/>
              <w:rPr>
                <w:lang w:val="ro-RO"/>
              </w:rPr>
            </w:pPr>
            <w:r w:rsidRPr="00283DE6">
              <w:rPr>
                <w:b/>
                <w:bCs/>
                <w:color w:val="FFFFFF"/>
                <w:lang w:val="ro-RO"/>
              </w:rPr>
              <w:t>Descriere succintă</w:t>
            </w:r>
          </w:p>
        </w:tc>
        <w:tc>
          <w:tcPr>
            <w:tcW w:w="1699"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2BB824E" w14:textId="77777777" w:rsidR="0002289C" w:rsidRPr="00283DE6" w:rsidRDefault="00562900">
            <w:pPr>
              <w:spacing w:after="40"/>
              <w:rPr>
                <w:lang w:val="ro-RO"/>
              </w:rPr>
            </w:pPr>
            <w:r w:rsidRPr="00283DE6">
              <w:rPr>
                <w:b/>
                <w:bCs/>
                <w:color w:val="FFFFFF"/>
                <w:lang w:val="ro-RO"/>
              </w:rPr>
              <w:t>An / data obținerii</w:t>
            </w:r>
          </w:p>
        </w:tc>
        <w:tc>
          <w:tcPr>
            <w:tcW w:w="317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82D7CF" w14:textId="77777777" w:rsidR="0002289C" w:rsidRPr="00283DE6" w:rsidRDefault="00562900">
            <w:pPr>
              <w:spacing w:after="40"/>
              <w:rPr>
                <w:lang w:val="ro-RO"/>
              </w:rPr>
            </w:pPr>
            <w:r w:rsidRPr="00283DE6">
              <w:rPr>
                <w:b/>
                <w:bCs/>
                <w:color w:val="FFFFFF"/>
                <w:lang w:val="ro-RO"/>
              </w:rPr>
              <w:t>Referință (DOI, link, anexă, brevet)</w:t>
            </w:r>
          </w:p>
        </w:tc>
      </w:tr>
      <w:tr w:rsidR="0002289C" w:rsidRPr="00283DE6" w14:paraId="5120324F" w14:textId="77777777"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599"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FC0C6D" w14:textId="77777777" w:rsidR="0002289C" w:rsidRPr="00283DE6" w:rsidRDefault="00562900">
            <w:pPr>
              <w:spacing w:after="40"/>
              <w:rPr>
                <w:lang w:val="ro-RO"/>
              </w:rPr>
            </w:pPr>
            <w:r w:rsidRPr="00283DE6">
              <w:rPr>
                <w:lang w:val="ro-RO"/>
              </w:rPr>
              <w:t>D1</w:t>
            </w:r>
          </w:p>
        </w:tc>
        <w:tc>
          <w:tcPr>
            <w:tcW w:w="23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75B77F" w14:textId="77777777" w:rsidR="0002289C" w:rsidRPr="00283DE6" w:rsidRDefault="00562900">
            <w:pPr>
              <w:spacing w:after="40"/>
              <w:rPr>
                <w:lang w:val="ro-RO"/>
              </w:rPr>
            </w:pPr>
            <w:r w:rsidRPr="00283DE6">
              <w:rPr>
                <w:lang w:val="ro-RO"/>
              </w:rPr>
              <w:t>[Rezultat experimental / Prototip / Publicație / Brevet / Raport de laborator]</w:t>
            </w:r>
          </w:p>
        </w:tc>
        <w:tc>
          <w:tcPr>
            <w:tcW w:w="21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0D4D64" w14:textId="77777777" w:rsidR="0002289C" w:rsidRPr="00283DE6" w:rsidRDefault="00562900">
            <w:pPr>
              <w:spacing w:after="40"/>
              <w:rPr>
                <w:lang w:val="ro-RO"/>
              </w:rPr>
            </w:pPr>
            <w:r w:rsidRPr="00283DE6">
              <w:rPr>
                <w:lang w:val="ro-RO"/>
              </w:rPr>
              <w:t>[Descriere]</w:t>
            </w:r>
          </w:p>
        </w:tc>
        <w:tc>
          <w:tcPr>
            <w:tcW w:w="16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5ECF65" w14:textId="77777777" w:rsidR="0002289C" w:rsidRPr="00283DE6" w:rsidRDefault="00562900">
            <w:pPr>
              <w:spacing w:after="40"/>
              <w:rPr>
                <w:lang w:val="ro-RO"/>
              </w:rPr>
            </w:pPr>
            <w:r w:rsidRPr="00283DE6">
              <w:rPr>
                <w:lang w:val="ro-RO"/>
              </w:rPr>
              <w:t>[AAAA-LL]</w:t>
            </w:r>
          </w:p>
        </w:tc>
        <w:tc>
          <w:tcPr>
            <w:tcW w:w="31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4715E7" w14:textId="77777777" w:rsidR="0002289C" w:rsidRPr="00283DE6" w:rsidRDefault="00562900">
            <w:pPr>
              <w:spacing w:after="40"/>
              <w:rPr>
                <w:lang w:val="ro-RO"/>
              </w:rPr>
            </w:pPr>
            <w:r w:rsidRPr="00283DE6">
              <w:rPr>
                <w:lang w:val="ro-RO"/>
              </w:rPr>
              <w:t>[Referință verificabilă]</w:t>
            </w:r>
          </w:p>
        </w:tc>
      </w:tr>
      <w:tr w:rsidR="0002289C" w:rsidRPr="00283DE6" w14:paraId="138107DD" w14:textId="77777777"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599"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36D00C" w14:textId="77777777" w:rsidR="0002289C" w:rsidRPr="00283DE6" w:rsidRDefault="00562900">
            <w:pPr>
              <w:spacing w:after="40"/>
              <w:rPr>
                <w:lang w:val="ro-RO"/>
              </w:rPr>
            </w:pPr>
            <w:r w:rsidRPr="00283DE6">
              <w:rPr>
                <w:lang w:val="ro-RO"/>
              </w:rPr>
              <w:t>D2</w:t>
            </w:r>
          </w:p>
        </w:tc>
        <w:tc>
          <w:tcPr>
            <w:tcW w:w="23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D843E9" w14:textId="77777777" w:rsidR="0002289C" w:rsidRPr="00283DE6" w:rsidRDefault="00562900">
            <w:pPr>
              <w:spacing w:after="40"/>
              <w:rPr>
                <w:lang w:val="ro-RO"/>
              </w:rPr>
            </w:pPr>
            <w:r w:rsidRPr="00283DE6">
              <w:rPr>
                <w:lang w:val="ro-RO"/>
              </w:rPr>
              <w:t>[Tip]</w:t>
            </w:r>
          </w:p>
        </w:tc>
        <w:tc>
          <w:tcPr>
            <w:tcW w:w="21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B21C88" w14:textId="77777777" w:rsidR="0002289C" w:rsidRPr="00283DE6" w:rsidRDefault="00562900">
            <w:pPr>
              <w:spacing w:after="40"/>
              <w:rPr>
                <w:lang w:val="ro-RO"/>
              </w:rPr>
            </w:pPr>
            <w:r w:rsidRPr="00283DE6">
              <w:rPr>
                <w:lang w:val="ro-RO"/>
              </w:rPr>
              <w:t>[Descriere]</w:t>
            </w:r>
          </w:p>
        </w:tc>
        <w:tc>
          <w:tcPr>
            <w:tcW w:w="16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FD73E9" w14:textId="77777777" w:rsidR="0002289C" w:rsidRPr="00283DE6" w:rsidRDefault="00562900">
            <w:pPr>
              <w:spacing w:after="40"/>
              <w:rPr>
                <w:lang w:val="ro-RO"/>
              </w:rPr>
            </w:pPr>
            <w:r w:rsidRPr="00283DE6">
              <w:rPr>
                <w:lang w:val="ro-RO"/>
              </w:rPr>
              <w:t>[AAAA-LL]</w:t>
            </w:r>
          </w:p>
        </w:tc>
        <w:tc>
          <w:tcPr>
            <w:tcW w:w="31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5477B5" w14:textId="77777777" w:rsidR="0002289C" w:rsidRPr="00283DE6" w:rsidRDefault="00562900">
            <w:pPr>
              <w:spacing w:after="40"/>
              <w:rPr>
                <w:lang w:val="ro-RO"/>
              </w:rPr>
            </w:pPr>
            <w:r w:rsidRPr="00283DE6">
              <w:rPr>
                <w:lang w:val="ro-RO"/>
              </w:rPr>
              <w:t>[Referință]</w:t>
            </w:r>
          </w:p>
        </w:tc>
      </w:tr>
      <w:tr w:rsidR="0002289C" w:rsidRPr="00283DE6" w14:paraId="79C64E9E" w14:textId="77777777"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599"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76A19" w14:textId="77777777" w:rsidR="0002289C" w:rsidRPr="00283DE6" w:rsidRDefault="00562900">
            <w:pPr>
              <w:spacing w:after="40"/>
              <w:rPr>
                <w:lang w:val="ro-RO"/>
              </w:rPr>
            </w:pPr>
            <w:r w:rsidRPr="00283DE6">
              <w:rPr>
                <w:lang w:val="ro-RO"/>
              </w:rPr>
              <w:t>D3</w:t>
            </w:r>
          </w:p>
        </w:tc>
        <w:tc>
          <w:tcPr>
            <w:tcW w:w="23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4E1F7F" w14:textId="77777777" w:rsidR="0002289C" w:rsidRPr="00283DE6" w:rsidRDefault="00562900">
            <w:pPr>
              <w:spacing w:after="40"/>
              <w:rPr>
                <w:lang w:val="ro-RO"/>
              </w:rPr>
            </w:pPr>
            <w:r w:rsidRPr="00283DE6">
              <w:rPr>
                <w:lang w:val="ro-RO"/>
              </w:rPr>
              <w:t>[Tip]</w:t>
            </w:r>
          </w:p>
        </w:tc>
        <w:tc>
          <w:tcPr>
            <w:tcW w:w="21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1AF984" w14:textId="77777777" w:rsidR="0002289C" w:rsidRPr="00283DE6" w:rsidRDefault="00562900">
            <w:pPr>
              <w:spacing w:after="40"/>
              <w:rPr>
                <w:lang w:val="ro-RO"/>
              </w:rPr>
            </w:pPr>
            <w:r w:rsidRPr="00283DE6">
              <w:rPr>
                <w:lang w:val="ro-RO"/>
              </w:rPr>
              <w:t>[Descriere]</w:t>
            </w:r>
          </w:p>
        </w:tc>
        <w:tc>
          <w:tcPr>
            <w:tcW w:w="16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32781" w14:textId="77777777" w:rsidR="0002289C" w:rsidRPr="00283DE6" w:rsidRDefault="00562900">
            <w:pPr>
              <w:spacing w:after="40"/>
              <w:rPr>
                <w:lang w:val="ro-RO"/>
              </w:rPr>
            </w:pPr>
            <w:r w:rsidRPr="00283DE6">
              <w:rPr>
                <w:lang w:val="ro-RO"/>
              </w:rPr>
              <w:t>[AAAA-LL]</w:t>
            </w:r>
          </w:p>
        </w:tc>
        <w:tc>
          <w:tcPr>
            <w:tcW w:w="31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F3EBA" w14:textId="77777777" w:rsidR="0002289C" w:rsidRPr="00283DE6" w:rsidRDefault="00562900">
            <w:pPr>
              <w:spacing w:after="40"/>
              <w:rPr>
                <w:lang w:val="ro-RO"/>
              </w:rPr>
            </w:pPr>
            <w:r w:rsidRPr="00283DE6">
              <w:rPr>
                <w:lang w:val="ro-RO"/>
              </w:rPr>
              <w:t>[Referință]</w:t>
            </w:r>
          </w:p>
        </w:tc>
      </w:tr>
    </w:tbl>
    <w:p w14:paraId="47C2F690" w14:textId="77777777" w:rsidR="0002289C" w:rsidRPr="00283DE6" w:rsidRDefault="0002289C">
      <w:pPr>
        <w:spacing w:after="80"/>
        <w:rPr>
          <w:lang w:val="ro-RO"/>
        </w:rPr>
      </w:pPr>
    </w:p>
    <w:p w14:paraId="1D79D332" w14:textId="77777777" w:rsidR="0002289C" w:rsidRPr="00283DE6" w:rsidRDefault="00562900">
      <w:pPr>
        <w:pStyle w:val="Heading2"/>
        <w:rPr>
          <w:lang w:val="ro-RO"/>
        </w:rPr>
      </w:pPr>
      <w:r w:rsidRPr="00283DE6">
        <w:rPr>
          <w:lang w:val="ro-RO"/>
        </w:rPr>
        <w:t>2.4. Clarificarea diferenței între concept demonstrat și validare planificată</w:t>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78228437" w14:textId="77777777">
        <w:tc>
          <w:tcPr>
            <w:tcW w:w="10080" w:type="dxa"/>
            <w:shd w:val="clear" w:color="auto" w:fill="DEEBF7"/>
            <w:tcMar>
              <w:top w:w="80" w:type="dxa"/>
              <w:left w:w="120" w:type="dxa"/>
              <w:bottom w:w="80" w:type="dxa"/>
              <w:right w:w="120" w:type="dxa"/>
            </w:tcMar>
          </w:tcPr>
          <w:p w14:paraId="65A7F9AE" w14:textId="4C1A117C" w:rsidR="0002289C" w:rsidRPr="00283DE6" w:rsidRDefault="00562900" w:rsidP="00C76926">
            <w:pPr>
              <w:spacing w:before="40" w:after="60"/>
              <w:jc w:val="both"/>
              <w:rPr>
                <w:lang w:val="ro-RO"/>
              </w:rPr>
            </w:pPr>
            <w:r w:rsidRPr="00283DE6">
              <w:rPr>
                <w:b/>
                <w:bCs/>
                <w:color w:val="1F4E79"/>
                <w:lang w:val="ro-RO"/>
              </w:rPr>
              <w:t xml:space="preserve">✏ Instrucțiune: </w:t>
            </w:r>
            <w:r w:rsidRPr="00283DE6">
              <w:rPr>
                <w:lang w:val="ro-RO"/>
              </w:rPr>
              <w:t>Explicitați ce a fost deja demonstrat (până la TRL de pornire) și ce urmează să fie validat în cadrul proiectului (până la TRL 5</w:t>
            </w:r>
            <w:r w:rsidR="00C76926">
              <w:rPr>
                <w:lang w:val="ro-RO"/>
              </w:rPr>
              <w:t xml:space="preserve">) </w:t>
            </w:r>
            <w:r w:rsidRPr="00283DE6">
              <w:rPr>
                <w:lang w:val="ro-RO"/>
              </w:rPr>
              <w:t>Această clarificare asigură o linie de demarcație clară pentru evaluatori între rezultatele preexistente și cele noi vizate de finanțare.</w:t>
            </w:r>
          </w:p>
        </w:tc>
      </w:tr>
    </w:tbl>
    <w:p w14:paraId="5F37236C" w14:textId="77777777" w:rsidR="0002289C" w:rsidRPr="00283DE6" w:rsidRDefault="00562900">
      <w:pPr>
        <w:spacing w:after="80"/>
        <w:rPr>
          <w:lang w:val="ro-RO"/>
        </w:rPr>
      </w:pPr>
      <w:r w:rsidRPr="00283DE6">
        <w:rPr>
          <w:lang w:val="ro-RO"/>
        </w:rPr>
        <w:t>[Completați: Până la momentul depunerii s-au demonstrat… În cadrul proiectului urmează să fie validate…]</w:t>
      </w:r>
    </w:p>
    <w:p w14:paraId="581EEA0E" w14:textId="77777777" w:rsidR="0002289C" w:rsidRPr="00283DE6" w:rsidRDefault="00562900">
      <w:pPr>
        <w:pStyle w:val="Heading1"/>
        <w:rPr>
          <w:lang w:val="ro-RO"/>
        </w:rPr>
      </w:pPr>
      <w:r w:rsidRPr="00283DE6">
        <w:rPr>
          <w:lang w:val="ro-RO"/>
        </w:rPr>
        <w:t>III. ACTIVITĂȚI PROPUSE PENTRU VALIDAREA TEHNOLOGIEI (TRL 4–5)</w:t>
      </w:r>
    </w:p>
    <w:p w14:paraId="35060A5B" w14:textId="2697E5CB" w:rsidR="0002289C" w:rsidRPr="00283DE6" w:rsidRDefault="00562900" w:rsidP="00C76926">
      <w:pPr>
        <w:spacing w:after="80"/>
        <w:jc w:val="both"/>
        <w:rPr>
          <w:lang w:val="ro-RO"/>
        </w:rPr>
      </w:pPr>
      <w:r w:rsidRPr="00283DE6">
        <w:rPr>
          <w:lang w:val="ro-RO"/>
        </w:rPr>
        <w:t>Activitățile trebuie să acopere integral progresia de la TRL inițial la TRL 5</w:t>
      </w:r>
      <w:r w:rsidR="00C76926">
        <w:rPr>
          <w:lang w:val="ro-RO"/>
        </w:rPr>
        <w:t xml:space="preserve"> și </w:t>
      </w:r>
      <w:r w:rsidRPr="00283DE6">
        <w:rPr>
          <w:lang w:val="ro-RO"/>
        </w:rPr>
        <w:t>să fie detaliate metodologic (protocoale de testare, criterii de validare, mediu de testare relevant) și corelate cu calendarul și bugetul.</w:t>
      </w:r>
    </w:p>
    <w:p w14:paraId="43C814C8" w14:textId="77777777" w:rsidR="0002289C" w:rsidRPr="00283DE6" w:rsidRDefault="00562900">
      <w:pPr>
        <w:pStyle w:val="Heading2"/>
        <w:rPr>
          <w:lang w:val="ro-RO"/>
        </w:rPr>
      </w:pPr>
      <w:r w:rsidRPr="00283DE6">
        <w:rPr>
          <w:lang w:val="ro-RO"/>
        </w:rPr>
        <w:t>3.1. Etape experimentale pentru tranziția de la concept la validare</w:t>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313CC639" w14:textId="77777777">
        <w:tc>
          <w:tcPr>
            <w:tcW w:w="10080" w:type="dxa"/>
            <w:shd w:val="clear" w:color="auto" w:fill="DEEBF7"/>
            <w:tcMar>
              <w:top w:w="80" w:type="dxa"/>
              <w:left w:w="120" w:type="dxa"/>
              <w:bottom w:w="80" w:type="dxa"/>
              <w:right w:w="120" w:type="dxa"/>
            </w:tcMar>
          </w:tcPr>
          <w:p w14:paraId="6DD220AF" w14:textId="77777777" w:rsidR="0002289C" w:rsidRPr="00283DE6" w:rsidRDefault="00562900" w:rsidP="00C76926">
            <w:pPr>
              <w:spacing w:before="40" w:after="60"/>
              <w:jc w:val="both"/>
              <w:rPr>
                <w:lang w:val="ro-RO"/>
              </w:rPr>
            </w:pPr>
            <w:r w:rsidRPr="00283DE6">
              <w:rPr>
                <w:b/>
                <w:bCs/>
                <w:color w:val="1F4E79"/>
                <w:lang w:val="ro-RO"/>
              </w:rPr>
              <w:t xml:space="preserve">✏ Instrucțiune: </w:t>
            </w:r>
            <w:r w:rsidRPr="00283DE6">
              <w:rPr>
                <w:lang w:val="ro-RO"/>
              </w:rPr>
              <w:t>Descrieți etapele experimentale necesare pentru trecerea de la concept (TRL 3) la validare în laborator (TRL 4) și apoi la validare în mediu relevant (TRL 5). Pentru fiecare etapă specificați obiectivul tehnic, intrările (echipamente, materiale, software), metoda și ieșirile așteptate.</w:t>
            </w:r>
          </w:p>
        </w:tc>
      </w:tr>
    </w:tbl>
    <w:p w14:paraId="038D3ADF" w14:textId="77777777" w:rsidR="0002289C" w:rsidRPr="00283DE6" w:rsidRDefault="00562900">
      <w:pPr>
        <w:pStyle w:val="Heading2"/>
        <w:rPr>
          <w:lang w:val="ro-RO"/>
        </w:rPr>
      </w:pPr>
      <w:r w:rsidRPr="00283DE6">
        <w:rPr>
          <w:lang w:val="ro-RO"/>
        </w:rPr>
        <w:t>3.2. Activități de integrare, testare și demonstrare a funcționalității</w:t>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29450359" w14:textId="77777777">
        <w:tc>
          <w:tcPr>
            <w:tcW w:w="10080" w:type="dxa"/>
            <w:shd w:val="clear" w:color="auto" w:fill="DEEBF7"/>
            <w:tcMar>
              <w:top w:w="80" w:type="dxa"/>
              <w:left w:w="120" w:type="dxa"/>
              <w:bottom w:w="80" w:type="dxa"/>
              <w:right w:w="120" w:type="dxa"/>
            </w:tcMar>
          </w:tcPr>
          <w:p w14:paraId="5C183F66" w14:textId="77777777" w:rsidR="0002289C" w:rsidRPr="00283DE6" w:rsidRDefault="00562900" w:rsidP="00C76926">
            <w:pPr>
              <w:spacing w:before="40" w:after="60"/>
              <w:jc w:val="both"/>
              <w:rPr>
                <w:lang w:val="ro-RO"/>
              </w:rPr>
            </w:pPr>
            <w:r w:rsidRPr="00283DE6">
              <w:rPr>
                <w:b/>
                <w:bCs/>
                <w:color w:val="1F4E79"/>
                <w:lang w:val="ro-RO"/>
              </w:rPr>
              <w:t xml:space="preserve">✏ Instrucțiune: </w:t>
            </w:r>
            <w:r w:rsidRPr="00283DE6">
              <w:rPr>
                <w:lang w:val="ro-RO"/>
              </w:rPr>
              <w:t>Detaliați activitățile de integrare a componentelor, testare în laborator și demonstrare a funcționalității tehnologiei în condiții reproductibile.</w:t>
            </w:r>
          </w:p>
        </w:tc>
      </w:tr>
    </w:tbl>
    <w:p w14:paraId="579E3842" w14:textId="77777777" w:rsidR="0002289C" w:rsidRPr="00283DE6" w:rsidRDefault="00562900">
      <w:pPr>
        <w:pStyle w:val="Heading2"/>
        <w:rPr>
          <w:lang w:val="ro-RO"/>
        </w:rPr>
      </w:pPr>
      <w:r w:rsidRPr="00283DE6">
        <w:rPr>
          <w:lang w:val="ro-RO"/>
        </w:rPr>
        <w:t>3.3. Metodologie de validare — protocoale, criterii și mediu de testare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2198"/>
        <w:gridCol w:w="2399"/>
        <w:gridCol w:w="2197"/>
        <w:gridCol w:w="2477"/>
      </w:tblGrid>
      <w:tr w:rsidR="0002289C" w:rsidRPr="00283DE6" w14:paraId="47848B24" w14:textId="77777777" w:rsidTr="00C76926">
        <w:trPr>
          <w:tblHeader/>
        </w:trPr>
        <w:tc>
          <w:tcPr>
            <w:tcW w:w="799"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CD0A742" w14:textId="77777777" w:rsidR="0002289C" w:rsidRPr="00283DE6" w:rsidRDefault="00562900" w:rsidP="00C76926">
            <w:pPr>
              <w:spacing w:after="40"/>
              <w:jc w:val="center"/>
              <w:rPr>
                <w:lang w:val="ro-RO"/>
              </w:rPr>
            </w:pPr>
            <w:r w:rsidRPr="00283DE6">
              <w:rPr>
                <w:b/>
                <w:bCs/>
                <w:color w:val="FFFFFF"/>
                <w:lang w:val="ro-RO"/>
              </w:rPr>
              <w:t>Nr.</w:t>
            </w:r>
          </w:p>
        </w:tc>
        <w:tc>
          <w:tcPr>
            <w:tcW w:w="219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BAD72EE" w14:textId="77777777" w:rsidR="0002289C" w:rsidRPr="00283DE6" w:rsidRDefault="00562900" w:rsidP="00C76926">
            <w:pPr>
              <w:spacing w:after="40"/>
              <w:jc w:val="center"/>
              <w:rPr>
                <w:lang w:val="ro-RO"/>
              </w:rPr>
            </w:pPr>
            <w:r w:rsidRPr="00283DE6">
              <w:rPr>
                <w:b/>
                <w:bCs/>
                <w:color w:val="FFFFFF"/>
                <w:lang w:val="ro-RO"/>
              </w:rPr>
              <w:t>Activitate / experiment</w:t>
            </w:r>
          </w:p>
        </w:tc>
        <w:tc>
          <w:tcPr>
            <w:tcW w:w="2399"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81EFA23" w14:textId="77777777" w:rsidR="0002289C" w:rsidRPr="00283DE6" w:rsidRDefault="00562900" w:rsidP="00C76926">
            <w:pPr>
              <w:spacing w:after="40"/>
              <w:jc w:val="center"/>
              <w:rPr>
                <w:lang w:val="ro-RO"/>
              </w:rPr>
            </w:pPr>
            <w:r w:rsidRPr="00283DE6">
              <w:rPr>
                <w:b/>
                <w:bCs/>
                <w:color w:val="FFFFFF"/>
                <w:lang w:val="ro-RO"/>
              </w:rPr>
              <w:t>Protocol de testare</w:t>
            </w:r>
          </w:p>
        </w:tc>
        <w:tc>
          <w:tcPr>
            <w:tcW w:w="219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76EFD36" w14:textId="77777777" w:rsidR="0002289C" w:rsidRPr="00283DE6" w:rsidRDefault="00562900" w:rsidP="00C76926">
            <w:pPr>
              <w:spacing w:after="40"/>
              <w:jc w:val="center"/>
              <w:rPr>
                <w:lang w:val="ro-RO"/>
              </w:rPr>
            </w:pPr>
            <w:r w:rsidRPr="00283DE6">
              <w:rPr>
                <w:b/>
                <w:bCs/>
                <w:color w:val="FFFFFF"/>
                <w:lang w:val="ro-RO"/>
              </w:rPr>
              <w:t>Criterii de validare (praguri)</w:t>
            </w:r>
          </w:p>
        </w:tc>
        <w:tc>
          <w:tcPr>
            <w:tcW w:w="247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7F4DB0E" w14:textId="77777777" w:rsidR="0002289C" w:rsidRPr="00283DE6" w:rsidRDefault="00562900" w:rsidP="00C76926">
            <w:pPr>
              <w:spacing w:after="40"/>
              <w:jc w:val="center"/>
              <w:rPr>
                <w:lang w:val="ro-RO"/>
              </w:rPr>
            </w:pPr>
            <w:r w:rsidRPr="00283DE6">
              <w:rPr>
                <w:b/>
                <w:bCs/>
                <w:color w:val="FFFFFF"/>
                <w:lang w:val="ro-RO"/>
              </w:rPr>
              <w:t>Mediu de testare</w:t>
            </w:r>
          </w:p>
        </w:tc>
      </w:tr>
      <w:tr w:rsidR="0002289C" w:rsidRPr="00283DE6" w14:paraId="506D9B76" w14:textId="77777777" w:rsidTr="00C76926">
        <w:tc>
          <w:tcPr>
            <w:tcW w:w="7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DAC2DD" w14:textId="77777777" w:rsidR="0002289C" w:rsidRPr="00283DE6" w:rsidRDefault="00562900" w:rsidP="00C76926">
            <w:pPr>
              <w:spacing w:after="40"/>
              <w:jc w:val="center"/>
              <w:rPr>
                <w:lang w:val="ro-RO"/>
              </w:rPr>
            </w:pPr>
            <w:r w:rsidRPr="00283DE6">
              <w:rPr>
                <w:lang w:val="ro-RO"/>
              </w:rPr>
              <w:t>A1</w:t>
            </w:r>
          </w:p>
        </w:tc>
        <w:tc>
          <w:tcPr>
            <w:tcW w:w="21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726982" w14:textId="77777777" w:rsidR="0002289C" w:rsidRPr="00283DE6" w:rsidRDefault="00562900" w:rsidP="00C76926">
            <w:pPr>
              <w:spacing w:after="40"/>
              <w:jc w:val="center"/>
              <w:rPr>
                <w:lang w:val="ro-RO"/>
              </w:rPr>
            </w:pPr>
            <w:r w:rsidRPr="00283DE6">
              <w:rPr>
                <w:lang w:val="ro-RO"/>
              </w:rPr>
              <w:t>[Activitate experimentală 1]</w:t>
            </w:r>
          </w:p>
        </w:tc>
        <w:tc>
          <w:tcPr>
            <w:tcW w:w="23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6762C" w14:textId="77777777" w:rsidR="0002289C" w:rsidRPr="00283DE6" w:rsidRDefault="00562900" w:rsidP="00C76926">
            <w:pPr>
              <w:spacing w:after="40"/>
              <w:jc w:val="center"/>
              <w:rPr>
                <w:lang w:val="ro-RO"/>
              </w:rPr>
            </w:pPr>
            <w:r w:rsidRPr="00283DE6">
              <w:rPr>
                <w:lang w:val="ro-RO"/>
              </w:rPr>
              <w:t>[Standard/metodă, parametri controlați]</w:t>
            </w:r>
          </w:p>
        </w:tc>
        <w:tc>
          <w:tcPr>
            <w:tcW w:w="21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303692" w14:textId="77777777" w:rsidR="0002289C" w:rsidRPr="00283DE6" w:rsidRDefault="00562900" w:rsidP="00C76926">
            <w:pPr>
              <w:spacing w:after="40"/>
              <w:jc w:val="center"/>
              <w:rPr>
                <w:lang w:val="ro-RO"/>
              </w:rPr>
            </w:pPr>
            <w:r w:rsidRPr="00283DE6">
              <w:rPr>
                <w:lang w:val="ro-RO"/>
              </w:rPr>
              <w:t>[Praguri cantitative — ex.: acuratețe ≥ 95%]</w:t>
            </w:r>
          </w:p>
        </w:tc>
        <w:tc>
          <w:tcPr>
            <w:tcW w:w="24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AA6EE9" w14:textId="77777777" w:rsidR="0002289C" w:rsidRPr="00283DE6" w:rsidRDefault="00562900" w:rsidP="00C76926">
            <w:pPr>
              <w:spacing w:after="40"/>
              <w:jc w:val="center"/>
              <w:rPr>
                <w:lang w:val="ro-RO"/>
              </w:rPr>
            </w:pPr>
            <w:r w:rsidRPr="00283DE6">
              <w:rPr>
                <w:lang w:val="ro-RO"/>
              </w:rPr>
              <w:t>[Laborator propriu / partener / mediu relevant]</w:t>
            </w:r>
          </w:p>
        </w:tc>
      </w:tr>
      <w:tr w:rsidR="0002289C" w:rsidRPr="00283DE6" w14:paraId="54EC3E69" w14:textId="77777777" w:rsidTr="00C76926">
        <w:tc>
          <w:tcPr>
            <w:tcW w:w="7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F1EE43" w14:textId="77777777" w:rsidR="0002289C" w:rsidRPr="00283DE6" w:rsidRDefault="00562900" w:rsidP="00C76926">
            <w:pPr>
              <w:spacing w:after="40"/>
              <w:jc w:val="center"/>
              <w:rPr>
                <w:lang w:val="ro-RO"/>
              </w:rPr>
            </w:pPr>
            <w:r w:rsidRPr="00283DE6">
              <w:rPr>
                <w:lang w:val="ro-RO"/>
              </w:rPr>
              <w:t>A2</w:t>
            </w:r>
          </w:p>
        </w:tc>
        <w:tc>
          <w:tcPr>
            <w:tcW w:w="21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4E4580" w14:textId="77777777" w:rsidR="0002289C" w:rsidRPr="00283DE6" w:rsidRDefault="00562900" w:rsidP="00C76926">
            <w:pPr>
              <w:spacing w:after="40"/>
              <w:jc w:val="center"/>
              <w:rPr>
                <w:lang w:val="ro-RO"/>
              </w:rPr>
            </w:pPr>
            <w:r w:rsidRPr="00283DE6">
              <w:rPr>
                <w:lang w:val="ro-RO"/>
              </w:rPr>
              <w:t>[Activitate 2]</w:t>
            </w:r>
          </w:p>
        </w:tc>
        <w:tc>
          <w:tcPr>
            <w:tcW w:w="23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CD0C13" w14:textId="77777777" w:rsidR="0002289C" w:rsidRPr="00283DE6" w:rsidRDefault="00562900" w:rsidP="00C76926">
            <w:pPr>
              <w:spacing w:after="40"/>
              <w:jc w:val="center"/>
              <w:rPr>
                <w:lang w:val="ro-RO"/>
              </w:rPr>
            </w:pPr>
            <w:r w:rsidRPr="00283DE6">
              <w:rPr>
                <w:lang w:val="ro-RO"/>
              </w:rPr>
              <w:t>[Protocol]</w:t>
            </w:r>
          </w:p>
        </w:tc>
        <w:tc>
          <w:tcPr>
            <w:tcW w:w="21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55272B" w14:textId="77777777" w:rsidR="0002289C" w:rsidRPr="00283DE6" w:rsidRDefault="00562900" w:rsidP="00C76926">
            <w:pPr>
              <w:spacing w:after="40"/>
              <w:jc w:val="center"/>
              <w:rPr>
                <w:lang w:val="ro-RO"/>
              </w:rPr>
            </w:pPr>
            <w:r w:rsidRPr="00283DE6">
              <w:rPr>
                <w:lang w:val="ro-RO"/>
              </w:rPr>
              <w:t>[Praguri]</w:t>
            </w:r>
          </w:p>
        </w:tc>
        <w:tc>
          <w:tcPr>
            <w:tcW w:w="24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CC768A" w14:textId="77777777" w:rsidR="0002289C" w:rsidRPr="00283DE6" w:rsidRDefault="00562900" w:rsidP="00C76926">
            <w:pPr>
              <w:spacing w:after="40"/>
              <w:jc w:val="center"/>
              <w:rPr>
                <w:lang w:val="ro-RO"/>
              </w:rPr>
            </w:pPr>
            <w:r w:rsidRPr="00283DE6">
              <w:rPr>
                <w:lang w:val="ro-RO"/>
              </w:rPr>
              <w:t>[Mediu]</w:t>
            </w:r>
          </w:p>
        </w:tc>
      </w:tr>
      <w:tr w:rsidR="0002289C" w:rsidRPr="00283DE6" w14:paraId="1553FC29" w14:textId="77777777" w:rsidTr="00C76926">
        <w:tc>
          <w:tcPr>
            <w:tcW w:w="7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23176B" w14:textId="77777777" w:rsidR="0002289C" w:rsidRPr="00283DE6" w:rsidRDefault="00562900" w:rsidP="00C76926">
            <w:pPr>
              <w:spacing w:after="40"/>
              <w:jc w:val="center"/>
              <w:rPr>
                <w:lang w:val="ro-RO"/>
              </w:rPr>
            </w:pPr>
            <w:r w:rsidRPr="00283DE6">
              <w:rPr>
                <w:lang w:val="ro-RO"/>
              </w:rPr>
              <w:t>A3</w:t>
            </w:r>
          </w:p>
        </w:tc>
        <w:tc>
          <w:tcPr>
            <w:tcW w:w="21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460C1C" w14:textId="77777777" w:rsidR="0002289C" w:rsidRPr="00283DE6" w:rsidRDefault="00562900" w:rsidP="00C76926">
            <w:pPr>
              <w:spacing w:after="40"/>
              <w:jc w:val="center"/>
              <w:rPr>
                <w:lang w:val="ro-RO"/>
              </w:rPr>
            </w:pPr>
            <w:r w:rsidRPr="00283DE6">
              <w:rPr>
                <w:lang w:val="ro-RO"/>
              </w:rPr>
              <w:t>[Activitate 3]</w:t>
            </w:r>
          </w:p>
        </w:tc>
        <w:tc>
          <w:tcPr>
            <w:tcW w:w="23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4B5668" w14:textId="77777777" w:rsidR="0002289C" w:rsidRPr="00283DE6" w:rsidRDefault="00562900" w:rsidP="00C76926">
            <w:pPr>
              <w:spacing w:after="40"/>
              <w:jc w:val="center"/>
              <w:rPr>
                <w:lang w:val="ro-RO"/>
              </w:rPr>
            </w:pPr>
            <w:r w:rsidRPr="00283DE6">
              <w:rPr>
                <w:lang w:val="ro-RO"/>
              </w:rPr>
              <w:t>[Protocol]</w:t>
            </w:r>
          </w:p>
        </w:tc>
        <w:tc>
          <w:tcPr>
            <w:tcW w:w="21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3E8B26" w14:textId="77777777" w:rsidR="0002289C" w:rsidRPr="00283DE6" w:rsidRDefault="00562900" w:rsidP="00C76926">
            <w:pPr>
              <w:spacing w:after="40"/>
              <w:jc w:val="center"/>
              <w:rPr>
                <w:lang w:val="ro-RO"/>
              </w:rPr>
            </w:pPr>
            <w:r w:rsidRPr="00283DE6">
              <w:rPr>
                <w:lang w:val="ro-RO"/>
              </w:rPr>
              <w:t>[Praguri]</w:t>
            </w:r>
          </w:p>
        </w:tc>
        <w:tc>
          <w:tcPr>
            <w:tcW w:w="24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6D39EC" w14:textId="77777777" w:rsidR="0002289C" w:rsidRPr="00283DE6" w:rsidRDefault="00562900" w:rsidP="00C76926">
            <w:pPr>
              <w:spacing w:after="40"/>
              <w:jc w:val="center"/>
              <w:rPr>
                <w:lang w:val="ro-RO"/>
              </w:rPr>
            </w:pPr>
            <w:r w:rsidRPr="00283DE6">
              <w:rPr>
                <w:lang w:val="ro-RO"/>
              </w:rPr>
              <w:t>[Mediu]</w:t>
            </w:r>
          </w:p>
        </w:tc>
      </w:tr>
      <w:tr w:rsidR="0002289C" w:rsidRPr="00283DE6" w14:paraId="7E77B2BA" w14:textId="77777777" w:rsidTr="00C76926">
        <w:tc>
          <w:tcPr>
            <w:tcW w:w="7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FD7A2C" w14:textId="77777777" w:rsidR="0002289C" w:rsidRPr="00283DE6" w:rsidRDefault="00562900" w:rsidP="00C76926">
            <w:pPr>
              <w:spacing w:after="40"/>
              <w:jc w:val="center"/>
              <w:rPr>
                <w:lang w:val="ro-RO"/>
              </w:rPr>
            </w:pPr>
            <w:r w:rsidRPr="00283DE6">
              <w:rPr>
                <w:lang w:val="ro-RO"/>
              </w:rPr>
              <w:t>A4</w:t>
            </w:r>
          </w:p>
        </w:tc>
        <w:tc>
          <w:tcPr>
            <w:tcW w:w="219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44DC8E" w14:textId="77777777" w:rsidR="0002289C" w:rsidRPr="00283DE6" w:rsidRDefault="00562900" w:rsidP="00C76926">
            <w:pPr>
              <w:spacing w:after="40"/>
              <w:jc w:val="center"/>
              <w:rPr>
                <w:lang w:val="ro-RO"/>
              </w:rPr>
            </w:pPr>
            <w:r w:rsidRPr="00283DE6">
              <w:rPr>
                <w:lang w:val="ro-RO"/>
              </w:rPr>
              <w:t>[Activitate 4 — demonstrator final]</w:t>
            </w:r>
          </w:p>
        </w:tc>
        <w:tc>
          <w:tcPr>
            <w:tcW w:w="23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CDDCA5" w14:textId="77777777" w:rsidR="0002289C" w:rsidRPr="00283DE6" w:rsidRDefault="00562900" w:rsidP="00C76926">
            <w:pPr>
              <w:spacing w:after="40"/>
              <w:jc w:val="center"/>
              <w:rPr>
                <w:lang w:val="ro-RO"/>
              </w:rPr>
            </w:pPr>
            <w:r w:rsidRPr="00283DE6">
              <w:rPr>
                <w:lang w:val="ro-RO"/>
              </w:rPr>
              <w:t>[Protocol]</w:t>
            </w:r>
          </w:p>
        </w:tc>
        <w:tc>
          <w:tcPr>
            <w:tcW w:w="21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969476" w14:textId="77777777" w:rsidR="0002289C" w:rsidRPr="00283DE6" w:rsidRDefault="00562900" w:rsidP="00C76926">
            <w:pPr>
              <w:spacing w:after="40"/>
              <w:jc w:val="center"/>
              <w:rPr>
                <w:lang w:val="ro-RO"/>
              </w:rPr>
            </w:pPr>
            <w:r w:rsidRPr="00283DE6">
              <w:rPr>
                <w:lang w:val="ro-RO"/>
              </w:rPr>
              <w:t>[Praguri TRL 5]</w:t>
            </w:r>
          </w:p>
        </w:tc>
        <w:tc>
          <w:tcPr>
            <w:tcW w:w="24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CA49A3" w14:textId="77777777" w:rsidR="0002289C" w:rsidRPr="00283DE6" w:rsidRDefault="00562900" w:rsidP="00C76926">
            <w:pPr>
              <w:spacing w:after="40"/>
              <w:jc w:val="center"/>
              <w:rPr>
                <w:lang w:val="ro-RO"/>
              </w:rPr>
            </w:pPr>
            <w:r w:rsidRPr="00283DE6">
              <w:rPr>
                <w:lang w:val="ro-RO"/>
              </w:rPr>
              <w:t>[Mediu relevant — reproducere condiții reale]</w:t>
            </w:r>
          </w:p>
        </w:tc>
      </w:tr>
    </w:tbl>
    <w:p w14:paraId="21C498BD" w14:textId="77777777" w:rsidR="00283DE6" w:rsidRDefault="00283DE6" w:rsidP="00283DE6">
      <w:pPr>
        <w:tabs>
          <w:tab w:val="left" w:pos="980"/>
        </w:tabs>
        <w:spacing w:after="80"/>
        <w:rPr>
          <w:lang w:val="ro-RO"/>
        </w:rPr>
      </w:pPr>
      <w:r>
        <w:rPr>
          <w:lang w:val="ro-RO"/>
        </w:rPr>
        <w:tab/>
      </w:r>
    </w:p>
    <w:p w14:paraId="0C8B4502" w14:textId="3104D74E" w:rsidR="0002289C" w:rsidRPr="00283DE6" w:rsidRDefault="00562900" w:rsidP="00283DE6">
      <w:pPr>
        <w:tabs>
          <w:tab w:val="left" w:pos="980"/>
        </w:tabs>
        <w:spacing w:after="80"/>
        <w:rPr>
          <w:lang w:val="ro-RO"/>
        </w:rPr>
      </w:pPr>
      <w:r w:rsidRPr="00283DE6">
        <w:rPr>
          <w:b/>
          <w:bCs/>
          <w:color w:val="1F3864"/>
          <w:sz w:val="28"/>
          <w:szCs w:val="28"/>
          <w:lang w:val="ro-RO"/>
        </w:rPr>
        <w:t>IV. RESURSE ȘI INFRASTRUCTURĂ DE CERCETARE</w:t>
      </w:r>
    </w:p>
    <w:p w14:paraId="55E305BD" w14:textId="27DAE6F5" w:rsidR="0002289C" w:rsidRPr="00283DE6" w:rsidRDefault="00562900" w:rsidP="00C76926">
      <w:pPr>
        <w:spacing w:after="80"/>
        <w:jc w:val="both"/>
        <w:rPr>
          <w:lang w:val="ro-RO"/>
        </w:rPr>
      </w:pPr>
      <w:r w:rsidRPr="00283DE6">
        <w:rPr>
          <w:lang w:val="ro-RO"/>
        </w:rPr>
        <w:t xml:space="preserve">Resursele necesare pentru tranziția la niveluri TRL superioare trebuie identificate complet (umane, infrastructură, laboratoare, afilieri academice/parteneriate cu organizații de cercetare). </w:t>
      </w:r>
      <w:r w:rsidR="00C76926">
        <w:rPr>
          <w:lang w:val="ro-RO"/>
        </w:rPr>
        <w:t>D</w:t>
      </w:r>
      <w:r w:rsidRPr="00283DE6">
        <w:rPr>
          <w:lang w:val="ro-RO"/>
        </w:rPr>
        <w:t xml:space="preserve">isponibilitatea trebuie confirmată </w:t>
      </w:r>
      <w:r w:rsidR="005650E9" w:rsidRPr="00283DE6">
        <w:rPr>
          <w:lang w:val="ro-RO"/>
        </w:rPr>
        <w:t>prin documente</w:t>
      </w:r>
      <w:r w:rsidRPr="00283DE6">
        <w:rPr>
          <w:lang w:val="ro-RO"/>
        </w:rPr>
        <w:t xml:space="preserve"> (acorduri, scrisori de intenție).</w:t>
      </w:r>
    </w:p>
    <w:p w14:paraId="01601459" w14:textId="77777777" w:rsidR="0002289C" w:rsidRPr="00283DE6" w:rsidRDefault="00562900">
      <w:pPr>
        <w:pStyle w:val="Heading2"/>
        <w:rPr>
          <w:lang w:val="ro-RO"/>
        </w:rPr>
      </w:pPr>
      <w:r w:rsidRPr="00283DE6">
        <w:rPr>
          <w:lang w:val="ro-RO"/>
        </w:rPr>
        <w:t>4.1. Infrastructura disponibilă pentru activitățile de validare</w:t>
      </w:r>
    </w:p>
    <w:tbl>
      <w:tblPr>
        <w:tblW w:w="10080" w:type="dxa"/>
        <w:tblInd w:w="-1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589"/>
        <w:gridCol w:w="3196"/>
        <w:gridCol w:w="2198"/>
        <w:gridCol w:w="1500"/>
        <w:gridCol w:w="2577"/>
        <w:gridCol w:w="10"/>
      </w:tblGrid>
      <w:tr w:rsidR="0002289C" w:rsidRPr="00283DE6" w14:paraId="3EF45DD7" w14:textId="77777777">
        <w:trPr>
          <w:gridBefore w:val="1"/>
          <w:wBefore w:w="10" w:type="dxa"/>
        </w:trPr>
        <w:tc>
          <w:tcPr>
            <w:tcW w:w="10080" w:type="dxa"/>
            <w:gridSpan w:val="6"/>
            <w:shd w:val="clear" w:color="auto" w:fill="DEEBF7"/>
            <w:tcMar>
              <w:top w:w="80" w:type="dxa"/>
              <w:left w:w="120" w:type="dxa"/>
              <w:bottom w:w="80" w:type="dxa"/>
              <w:right w:w="120" w:type="dxa"/>
            </w:tcMar>
          </w:tcPr>
          <w:p w14:paraId="5DF945B7" w14:textId="77777777" w:rsidR="0002289C" w:rsidRPr="00283DE6" w:rsidRDefault="00562900" w:rsidP="00C76926">
            <w:pPr>
              <w:spacing w:before="40" w:after="60"/>
              <w:jc w:val="both"/>
              <w:rPr>
                <w:lang w:val="ro-RO"/>
              </w:rPr>
            </w:pPr>
            <w:r w:rsidRPr="00283DE6">
              <w:rPr>
                <w:b/>
                <w:bCs/>
                <w:color w:val="1F4E79"/>
                <w:lang w:val="ro-RO"/>
              </w:rPr>
              <w:t xml:space="preserve">✏ Instrucțiune: </w:t>
            </w:r>
            <w:r w:rsidRPr="00283DE6">
              <w:rPr>
                <w:lang w:val="ro-RO"/>
              </w:rPr>
              <w:t>Listați laboratoarele, echipamentele majore, platformele de test și resursele software disponibile pentru implementarea activităților de validare. Indicați dacă sunt deținute de solicitant sau accesate prin parteneri.</w:t>
            </w:r>
          </w:p>
        </w:tc>
      </w:tr>
      <w:tr w:rsidR="0002289C" w:rsidRPr="00283DE6" w14:paraId="276779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6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FC0D6AD" w14:textId="77777777" w:rsidR="0002289C" w:rsidRPr="00283DE6" w:rsidRDefault="00562900" w:rsidP="00C76926">
            <w:pPr>
              <w:spacing w:after="40"/>
              <w:jc w:val="center"/>
              <w:rPr>
                <w:lang w:val="ro-RO"/>
              </w:rPr>
            </w:pPr>
            <w:r w:rsidRPr="00283DE6">
              <w:rPr>
                <w:b/>
                <w:bCs/>
                <w:color w:val="FFFFFF"/>
                <w:lang w:val="ro-RO"/>
              </w:rPr>
              <w:t>Nr.</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F86EF5" w14:textId="77777777" w:rsidR="0002289C" w:rsidRPr="00283DE6" w:rsidRDefault="00562900" w:rsidP="00C76926">
            <w:pPr>
              <w:spacing w:after="40"/>
              <w:jc w:val="center"/>
              <w:rPr>
                <w:lang w:val="ro-RO"/>
              </w:rPr>
            </w:pPr>
            <w:r w:rsidRPr="00283DE6">
              <w:rPr>
                <w:b/>
                <w:bCs/>
                <w:color w:val="FFFFFF"/>
                <w:lang w:val="ro-RO"/>
              </w:rPr>
              <w:t>Laborator / echipament / platformă / software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C58B1D" w14:textId="77777777" w:rsidR="0002289C" w:rsidRPr="00283DE6" w:rsidRDefault="00562900" w:rsidP="00C76926">
            <w:pPr>
              <w:spacing w:after="40"/>
              <w:jc w:val="center"/>
              <w:rPr>
                <w:lang w:val="ro-RO"/>
              </w:rPr>
            </w:pPr>
            <w:r w:rsidRPr="00283DE6">
              <w:rPr>
                <w:b/>
                <w:bCs/>
                <w:color w:val="FFFFFF"/>
                <w:lang w:val="ro-RO"/>
              </w:rPr>
              <w:t>Caracteristici relevante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76B6C5" w14:textId="77777777" w:rsidR="0002289C" w:rsidRPr="00283DE6" w:rsidRDefault="00562900" w:rsidP="00C76926">
            <w:pPr>
              <w:spacing w:after="40"/>
              <w:jc w:val="center"/>
              <w:rPr>
                <w:lang w:val="ro-RO"/>
              </w:rPr>
            </w:pPr>
            <w:r w:rsidRPr="00283DE6">
              <w:rPr>
                <w:b/>
                <w:bCs/>
                <w:color w:val="FFFFFF"/>
                <w:lang w:val="ro-RO"/>
              </w:rPr>
              <w:t>Proprietar / acces</w:t>
            </w:r>
          </w:p>
        </w:tc>
        <w:tc>
          <w:tcPr>
            <w:tcW w:w="25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24E783C" w14:textId="77777777" w:rsidR="0002289C" w:rsidRPr="00283DE6" w:rsidRDefault="00562900" w:rsidP="00C76926">
            <w:pPr>
              <w:spacing w:after="40"/>
              <w:jc w:val="center"/>
              <w:rPr>
                <w:lang w:val="ro-RO"/>
              </w:rPr>
            </w:pPr>
            <w:r w:rsidRPr="00283DE6">
              <w:rPr>
                <w:b/>
                <w:bCs/>
                <w:color w:val="FFFFFF"/>
                <w:lang w:val="ro-RO"/>
              </w:rPr>
              <w:t>Activitatea(ile) deservite</w:t>
            </w:r>
          </w:p>
        </w:tc>
      </w:tr>
      <w:tr w:rsidR="0002289C" w:rsidRPr="00283DE6" w14:paraId="73D9F3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A84113" w14:textId="77777777" w:rsidR="0002289C" w:rsidRPr="00283DE6" w:rsidRDefault="00562900" w:rsidP="00C76926">
            <w:pPr>
              <w:spacing w:after="40"/>
              <w:jc w:val="center"/>
              <w:rPr>
                <w:lang w:val="ro-RO"/>
              </w:rPr>
            </w:pPr>
            <w:r w:rsidRPr="00283DE6">
              <w:rPr>
                <w:lang w:val="ro-RO"/>
              </w:rPr>
              <w:t>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D550A5" w14:textId="77777777" w:rsidR="0002289C" w:rsidRPr="00283DE6" w:rsidRDefault="00562900" w:rsidP="00C76926">
            <w:pPr>
              <w:spacing w:after="40"/>
              <w:jc w:val="center"/>
              <w:rPr>
                <w:lang w:val="ro-RO"/>
              </w:rPr>
            </w:pPr>
            <w:r w:rsidRPr="00283DE6">
              <w:rPr>
                <w:lang w:val="ro-RO"/>
              </w:rPr>
              <w:t>[ex.: Laborator caracterizare materiale]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837C25" w14:textId="77777777" w:rsidR="0002289C" w:rsidRPr="00283DE6" w:rsidRDefault="00562900" w:rsidP="00C76926">
            <w:pPr>
              <w:spacing w:after="40"/>
              <w:jc w:val="center"/>
              <w:rPr>
                <w:lang w:val="ro-RO"/>
              </w:rPr>
            </w:pPr>
            <w:r w:rsidRPr="00283DE6">
              <w:rPr>
                <w:lang w:val="ro-RO"/>
              </w:rPr>
              <w:t>[Echipamente principale, capacitate]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E65BE" w14:textId="77777777" w:rsidR="0002289C" w:rsidRPr="00283DE6" w:rsidRDefault="00562900" w:rsidP="00C76926">
            <w:pPr>
              <w:spacing w:after="40"/>
              <w:jc w:val="center"/>
              <w:rPr>
                <w:lang w:val="ro-RO"/>
              </w:rPr>
            </w:pPr>
            <w:r w:rsidRPr="00283DE6">
              <w:rPr>
                <w:lang w:val="ro-RO"/>
              </w:rPr>
              <w:t>[Propriu / chirie / partener X — anexați acord]</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D1FCBE" w14:textId="77777777" w:rsidR="0002289C" w:rsidRPr="00283DE6" w:rsidRDefault="00562900" w:rsidP="00C76926">
            <w:pPr>
              <w:spacing w:after="40"/>
              <w:jc w:val="center"/>
              <w:rPr>
                <w:lang w:val="ro-RO"/>
              </w:rPr>
            </w:pPr>
            <w:r w:rsidRPr="00283DE6">
              <w:rPr>
                <w:lang w:val="ro-RO"/>
              </w:rPr>
              <w:t>[A1, A2…]</w:t>
            </w:r>
          </w:p>
        </w:tc>
      </w:tr>
      <w:tr w:rsidR="0002289C" w:rsidRPr="00283DE6" w14:paraId="394C34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5572C9" w14:textId="77777777" w:rsidR="0002289C" w:rsidRPr="00283DE6" w:rsidRDefault="00562900" w:rsidP="00C76926">
            <w:pPr>
              <w:spacing w:after="40"/>
              <w:jc w:val="center"/>
              <w:rPr>
                <w:lang w:val="ro-RO"/>
              </w:rPr>
            </w:pPr>
            <w:r w:rsidRPr="00283DE6">
              <w:rPr>
                <w:lang w:val="ro-RO"/>
              </w:rPr>
              <w:t>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133CD" w14:textId="77777777" w:rsidR="0002289C" w:rsidRPr="00283DE6" w:rsidRDefault="00562900" w:rsidP="00C76926">
            <w:pPr>
              <w:spacing w:after="40"/>
              <w:jc w:val="center"/>
              <w:rPr>
                <w:lang w:val="ro-RO"/>
              </w:rPr>
            </w:pPr>
            <w:r w:rsidRPr="00283DE6">
              <w:rPr>
                <w:lang w:val="ro-RO"/>
              </w:rPr>
              <w:t>[Echipament 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CD34CF" w14:textId="77777777" w:rsidR="0002289C" w:rsidRPr="00283DE6" w:rsidRDefault="00562900" w:rsidP="00C76926">
            <w:pPr>
              <w:spacing w:after="40"/>
              <w:jc w:val="center"/>
              <w:rPr>
                <w:lang w:val="ro-RO"/>
              </w:rPr>
            </w:pPr>
            <w:r w:rsidRPr="00283DE6">
              <w:rPr>
                <w:lang w:val="ro-RO"/>
              </w:rPr>
              <w:t>[Caracteristici]</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6FD446" w14:textId="77777777" w:rsidR="0002289C" w:rsidRPr="00283DE6" w:rsidRDefault="00562900" w:rsidP="00C76926">
            <w:pPr>
              <w:spacing w:after="40"/>
              <w:jc w:val="center"/>
              <w:rPr>
                <w:lang w:val="ro-RO"/>
              </w:rPr>
            </w:pPr>
            <w:r w:rsidRPr="00283DE6">
              <w:rPr>
                <w:lang w:val="ro-RO"/>
              </w:rPr>
              <w:t>[Acces]</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2F4A90" w14:textId="77777777" w:rsidR="0002289C" w:rsidRPr="00283DE6" w:rsidRDefault="00562900" w:rsidP="00C76926">
            <w:pPr>
              <w:spacing w:after="40"/>
              <w:jc w:val="center"/>
              <w:rPr>
                <w:lang w:val="ro-RO"/>
              </w:rPr>
            </w:pPr>
            <w:r w:rsidRPr="00283DE6">
              <w:rPr>
                <w:lang w:val="ro-RO"/>
              </w:rPr>
              <w:t>[Activități]</w:t>
            </w:r>
          </w:p>
        </w:tc>
      </w:tr>
      <w:tr w:rsidR="0002289C" w:rsidRPr="00283DE6" w14:paraId="0FD553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9E96F" w14:textId="77777777" w:rsidR="0002289C" w:rsidRPr="00283DE6" w:rsidRDefault="00562900" w:rsidP="00C76926">
            <w:pPr>
              <w:spacing w:after="40"/>
              <w:jc w:val="center"/>
              <w:rPr>
                <w:lang w:val="ro-RO"/>
              </w:rPr>
            </w:pPr>
            <w:r w:rsidRPr="00283DE6">
              <w:rPr>
                <w:lang w:val="ro-RO"/>
              </w:rPr>
              <w:t>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D0EBB" w14:textId="77777777" w:rsidR="0002289C" w:rsidRPr="00283DE6" w:rsidRDefault="00562900" w:rsidP="00C76926">
            <w:pPr>
              <w:spacing w:after="40"/>
              <w:jc w:val="center"/>
              <w:rPr>
                <w:lang w:val="ro-RO"/>
              </w:rPr>
            </w:pPr>
            <w:r w:rsidRPr="00283DE6">
              <w:rPr>
                <w:lang w:val="ro-RO"/>
              </w:rPr>
              <w:t>[Software/platformă]</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BAF9BF" w14:textId="77777777" w:rsidR="0002289C" w:rsidRPr="00283DE6" w:rsidRDefault="00562900" w:rsidP="00C76926">
            <w:pPr>
              <w:spacing w:after="40"/>
              <w:jc w:val="center"/>
              <w:rPr>
                <w:lang w:val="ro-RO"/>
              </w:rPr>
            </w:pPr>
            <w:r w:rsidRPr="00283DE6">
              <w:rPr>
                <w:lang w:val="ro-RO"/>
              </w:rPr>
              <w:t>[Funcționalități]</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0BD7BF" w14:textId="77777777" w:rsidR="0002289C" w:rsidRPr="00283DE6" w:rsidRDefault="00562900" w:rsidP="00C76926">
            <w:pPr>
              <w:spacing w:after="40"/>
              <w:jc w:val="center"/>
              <w:rPr>
                <w:lang w:val="ro-RO"/>
              </w:rPr>
            </w:pPr>
            <w:r w:rsidRPr="00283DE6">
              <w:rPr>
                <w:lang w:val="ro-RO"/>
              </w:rPr>
              <w:t>[Licență — proprie/acces]</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609F8A" w14:textId="77777777" w:rsidR="0002289C" w:rsidRPr="00283DE6" w:rsidRDefault="00562900" w:rsidP="00C76926">
            <w:pPr>
              <w:spacing w:after="40"/>
              <w:jc w:val="center"/>
              <w:rPr>
                <w:lang w:val="ro-RO"/>
              </w:rPr>
            </w:pPr>
            <w:r w:rsidRPr="00283DE6">
              <w:rPr>
                <w:lang w:val="ro-RO"/>
              </w:rPr>
              <w:t>[Activități]</w:t>
            </w:r>
          </w:p>
        </w:tc>
      </w:tr>
    </w:tbl>
    <w:p w14:paraId="05E635E8" w14:textId="77777777" w:rsidR="0002289C" w:rsidRPr="00283DE6" w:rsidRDefault="0002289C">
      <w:pPr>
        <w:spacing w:after="80"/>
        <w:rPr>
          <w:lang w:val="ro-RO"/>
        </w:rPr>
      </w:pPr>
    </w:p>
    <w:p w14:paraId="6BAEBF59" w14:textId="77777777" w:rsidR="0002289C" w:rsidRPr="00283DE6" w:rsidRDefault="00562900">
      <w:pPr>
        <w:pStyle w:val="Heading2"/>
        <w:rPr>
          <w:lang w:val="ro-RO"/>
        </w:rPr>
      </w:pPr>
      <w:r w:rsidRPr="00283DE6">
        <w:rPr>
          <w:lang w:val="ro-RO"/>
        </w:rPr>
        <w:t>4.2. Afilieri academice, parteneriate și acorduri cu organizații de cercetare</w:t>
      </w:r>
    </w:p>
    <w:tbl>
      <w:tblPr>
        <w:tblW w:w="10080" w:type="dxa"/>
        <w:tblInd w:w="-1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589"/>
        <w:gridCol w:w="2796"/>
        <w:gridCol w:w="1999"/>
        <w:gridCol w:w="2199"/>
        <w:gridCol w:w="2477"/>
        <w:gridCol w:w="10"/>
      </w:tblGrid>
      <w:tr w:rsidR="0002289C" w:rsidRPr="00283DE6" w14:paraId="6B5D3DB8" w14:textId="77777777">
        <w:trPr>
          <w:gridBefore w:val="1"/>
          <w:wBefore w:w="10" w:type="dxa"/>
        </w:trPr>
        <w:tc>
          <w:tcPr>
            <w:tcW w:w="10080" w:type="dxa"/>
            <w:gridSpan w:val="6"/>
            <w:shd w:val="clear" w:color="auto" w:fill="DEEBF7"/>
            <w:tcMar>
              <w:top w:w="80" w:type="dxa"/>
              <w:left w:w="120" w:type="dxa"/>
              <w:bottom w:w="80" w:type="dxa"/>
              <w:right w:w="120" w:type="dxa"/>
            </w:tcMar>
          </w:tcPr>
          <w:p w14:paraId="29EFB0C5" w14:textId="390E198C" w:rsidR="0002289C" w:rsidRPr="00283DE6" w:rsidRDefault="00562900" w:rsidP="00C76926">
            <w:pPr>
              <w:spacing w:before="40" w:after="60"/>
              <w:jc w:val="both"/>
              <w:rPr>
                <w:lang w:val="ro-RO"/>
              </w:rPr>
            </w:pPr>
            <w:r w:rsidRPr="00283DE6">
              <w:rPr>
                <w:b/>
                <w:bCs/>
                <w:color w:val="1F4E79"/>
                <w:lang w:val="ro-RO"/>
              </w:rPr>
              <w:t xml:space="preserve">✏ Instrucțiune: </w:t>
            </w:r>
            <w:r w:rsidRPr="00283DE6">
              <w:rPr>
                <w:lang w:val="ro-RO"/>
              </w:rPr>
              <w:t xml:space="preserve">Listați colaborările existente sau planificate cu universități, INCD-uri, </w:t>
            </w:r>
            <w:r w:rsidR="005650E9" w:rsidRPr="00283DE6">
              <w:rPr>
                <w:lang w:val="ro-RO"/>
              </w:rPr>
              <w:t>întreprinderi</w:t>
            </w:r>
            <w:r w:rsidRPr="00283DE6">
              <w:rPr>
                <w:lang w:val="ro-RO"/>
              </w:rPr>
              <w:t xml:space="preserve"> inovative, organizații internaționale, relevante pentru proiect. Anexați acordurile/scrisorile de intenție.</w:t>
            </w:r>
          </w:p>
        </w:tc>
      </w:tr>
      <w:tr w:rsidR="0002289C" w:rsidRPr="00283DE6" w14:paraId="23660F7C" w14:textId="77777777">
        <w:tblPrEx>
          <w:tblBorders>
            <w:top w:val="single" w:sz="4" w:space="0" w:color="385723"/>
            <w:left w:val="single" w:sz="12" w:space="0" w:color="385723"/>
            <w:bottom w:val="single" w:sz="4" w:space="0" w:color="385723"/>
            <w:right w:val="single" w:sz="4" w:space="0" w:color="385723"/>
          </w:tblBorders>
        </w:tblPrEx>
        <w:trPr>
          <w:gridBefore w:val="1"/>
          <w:wBefore w:w="10" w:type="dxa"/>
        </w:trPr>
        <w:tc>
          <w:tcPr>
            <w:tcW w:w="10080" w:type="dxa"/>
            <w:gridSpan w:val="6"/>
            <w:shd w:val="clear" w:color="auto" w:fill="E2EFDA"/>
            <w:tcMar>
              <w:top w:w="80" w:type="dxa"/>
              <w:left w:w="120" w:type="dxa"/>
              <w:bottom w:w="80" w:type="dxa"/>
              <w:right w:w="120" w:type="dxa"/>
            </w:tcMar>
          </w:tcPr>
          <w:p w14:paraId="7315B8F9" w14:textId="518D044E" w:rsidR="0002289C" w:rsidRPr="00283DE6" w:rsidRDefault="00562900" w:rsidP="00C76926">
            <w:pPr>
              <w:spacing w:before="40" w:after="60"/>
              <w:jc w:val="both"/>
              <w:rPr>
                <w:lang w:val="ro-RO"/>
              </w:rPr>
            </w:pPr>
            <w:r w:rsidRPr="00283DE6">
              <w:rPr>
                <w:b/>
                <w:bCs/>
                <w:color w:val="385723"/>
                <w:lang w:val="ro-RO"/>
              </w:rPr>
              <w:t xml:space="preserve">✔ Sfat: </w:t>
            </w:r>
            <w:r w:rsidRPr="00283DE6">
              <w:rPr>
                <w:lang w:val="ro-RO"/>
              </w:rPr>
              <w:t xml:space="preserve">TOATE resursele identificate trebuie să aibă disponibilitatea confirmată </w:t>
            </w:r>
            <w:r w:rsidR="005650E9" w:rsidRPr="00283DE6">
              <w:rPr>
                <w:lang w:val="ro-RO"/>
              </w:rPr>
              <w:t>formal</w:t>
            </w:r>
            <w:r w:rsidR="00C76926">
              <w:rPr>
                <w:lang w:val="ro-RO"/>
              </w:rPr>
              <w:t xml:space="preserve"> </w:t>
            </w:r>
            <w:r w:rsidRPr="00283DE6">
              <w:rPr>
                <w:lang w:val="ro-RO"/>
              </w:rPr>
              <w:t xml:space="preserve">(acord/contract/scrisoare). Lipsa documentelor pentru parte din resurse </w:t>
            </w:r>
            <w:r w:rsidR="00C76926">
              <w:rPr>
                <w:lang w:val="ro-RO"/>
              </w:rPr>
              <w:t xml:space="preserve">conduce la depunctare. </w:t>
            </w:r>
          </w:p>
        </w:tc>
      </w:tr>
      <w:tr w:rsidR="0002289C" w:rsidRPr="00283DE6" w14:paraId="1913C9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6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6CD899" w14:textId="77777777" w:rsidR="0002289C" w:rsidRPr="00283DE6" w:rsidRDefault="00562900">
            <w:pPr>
              <w:spacing w:after="40"/>
              <w:rPr>
                <w:lang w:val="ro-RO"/>
              </w:rPr>
            </w:pPr>
            <w:r w:rsidRPr="00283DE6">
              <w:rPr>
                <w:b/>
                <w:bCs/>
                <w:color w:val="FFFFFF"/>
                <w:lang w:val="ro-RO"/>
              </w:rPr>
              <w:t>Nr.</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3BE232C" w14:textId="77777777" w:rsidR="0002289C" w:rsidRPr="00283DE6" w:rsidRDefault="00562900">
            <w:pPr>
              <w:spacing w:after="40"/>
              <w:rPr>
                <w:lang w:val="ro-RO"/>
              </w:rPr>
            </w:pPr>
            <w:r w:rsidRPr="00283DE6">
              <w:rPr>
                <w:b/>
                <w:bCs/>
                <w:color w:val="FFFFFF"/>
                <w:lang w:val="ro-RO"/>
              </w:rPr>
              <w:t>Organizație partener</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05834A9" w14:textId="77777777" w:rsidR="0002289C" w:rsidRPr="00283DE6" w:rsidRDefault="00562900">
            <w:pPr>
              <w:spacing w:after="40"/>
              <w:rPr>
                <w:lang w:val="ro-RO"/>
              </w:rPr>
            </w:pPr>
            <w:r w:rsidRPr="00283DE6">
              <w:rPr>
                <w:b/>
                <w:bCs/>
                <w:color w:val="FFFFFF"/>
                <w:lang w:val="ro-RO"/>
              </w:rPr>
              <w:t>Tip</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E923F7" w14:textId="77777777" w:rsidR="0002289C" w:rsidRPr="00283DE6" w:rsidRDefault="00562900">
            <w:pPr>
              <w:spacing w:after="40"/>
              <w:rPr>
                <w:lang w:val="ro-RO"/>
              </w:rPr>
            </w:pPr>
            <w:r w:rsidRPr="00283DE6">
              <w:rPr>
                <w:b/>
                <w:bCs/>
                <w:color w:val="FFFFFF"/>
                <w:lang w:val="ro-RO"/>
              </w:rPr>
              <w:t>Aport/contribuție în proiect</w:t>
            </w:r>
          </w:p>
        </w:tc>
        <w:tc>
          <w:tcPr>
            <w:tcW w:w="2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159C23" w14:textId="77777777" w:rsidR="0002289C" w:rsidRPr="00283DE6" w:rsidRDefault="00562900">
            <w:pPr>
              <w:spacing w:after="40"/>
              <w:rPr>
                <w:lang w:val="ro-RO"/>
              </w:rPr>
            </w:pPr>
            <w:r w:rsidRPr="00283DE6">
              <w:rPr>
                <w:b/>
                <w:bCs/>
                <w:color w:val="FFFFFF"/>
                <w:lang w:val="ro-RO"/>
              </w:rPr>
              <w:t>Document doveditor (anexat)</w:t>
            </w:r>
          </w:p>
        </w:tc>
      </w:tr>
      <w:tr w:rsidR="0002289C" w:rsidRPr="00283DE6" w14:paraId="25BDA4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2BC477" w14:textId="77777777" w:rsidR="0002289C" w:rsidRPr="00283DE6" w:rsidRDefault="00562900">
            <w:pPr>
              <w:spacing w:after="40"/>
              <w:rPr>
                <w:lang w:val="ro-RO"/>
              </w:rPr>
            </w:pPr>
            <w:r w:rsidRPr="00283DE6">
              <w:rPr>
                <w:lang w:val="ro-RO"/>
              </w:rPr>
              <w:t>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1CD6EE" w14:textId="77777777" w:rsidR="0002289C" w:rsidRPr="00283DE6" w:rsidRDefault="00562900">
            <w:pPr>
              <w:spacing w:after="40"/>
              <w:rPr>
                <w:lang w:val="ro-RO"/>
              </w:rPr>
            </w:pPr>
            <w:r w:rsidRPr="00283DE6">
              <w:rPr>
                <w:lang w:val="ro-RO"/>
              </w:rPr>
              <w:t>[ex.: Universitatea X — Facultatea de…]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6E5029" w14:textId="77777777" w:rsidR="0002289C" w:rsidRPr="00283DE6" w:rsidRDefault="00562900">
            <w:pPr>
              <w:spacing w:after="40"/>
              <w:rPr>
                <w:lang w:val="ro-RO"/>
              </w:rPr>
            </w:pPr>
            <w:r w:rsidRPr="00283DE6">
              <w:rPr>
                <w:lang w:val="ro-RO"/>
              </w:rPr>
              <w:t>[Universitate / INCD / IMM / Organizație internațională]</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61DB7" w14:textId="77777777" w:rsidR="0002289C" w:rsidRPr="00283DE6" w:rsidRDefault="00562900">
            <w:pPr>
              <w:spacing w:after="40"/>
              <w:rPr>
                <w:lang w:val="ro-RO"/>
              </w:rPr>
            </w:pPr>
            <w:r w:rsidRPr="00283DE6">
              <w:rPr>
                <w:lang w:val="ro-RO"/>
              </w:rPr>
              <w:t>[ex.: Acces la laborator, expertiză tehnică]</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EFA1A" w14:textId="77777777" w:rsidR="0002289C" w:rsidRPr="00283DE6" w:rsidRDefault="00562900">
            <w:pPr>
              <w:spacing w:after="40"/>
              <w:rPr>
                <w:lang w:val="ro-RO"/>
              </w:rPr>
            </w:pPr>
            <w:r w:rsidRPr="00283DE6">
              <w:rPr>
                <w:lang w:val="ro-RO"/>
              </w:rPr>
              <w:t>[Acord de parteneriat / scrisoare de intenție — anexa nr…]</w:t>
            </w:r>
          </w:p>
        </w:tc>
      </w:tr>
      <w:tr w:rsidR="0002289C" w:rsidRPr="00283DE6" w14:paraId="586093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66CDA3" w14:textId="77777777" w:rsidR="0002289C" w:rsidRPr="00283DE6" w:rsidRDefault="00562900">
            <w:pPr>
              <w:spacing w:after="40"/>
              <w:rPr>
                <w:lang w:val="ro-RO"/>
              </w:rPr>
            </w:pPr>
            <w:r w:rsidRPr="00283DE6">
              <w:rPr>
                <w:lang w:val="ro-RO"/>
              </w:rPr>
              <w:t>2</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EBEFA2" w14:textId="77777777" w:rsidR="0002289C" w:rsidRPr="00283DE6" w:rsidRDefault="00562900">
            <w:pPr>
              <w:spacing w:after="40"/>
              <w:rPr>
                <w:lang w:val="ro-RO"/>
              </w:rPr>
            </w:pPr>
            <w:r w:rsidRPr="00283DE6">
              <w:rPr>
                <w:lang w:val="ro-RO"/>
              </w:rPr>
              <w:t>[Organizație 2]</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54F8CA" w14:textId="77777777" w:rsidR="0002289C" w:rsidRPr="00283DE6" w:rsidRDefault="00562900">
            <w:pPr>
              <w:spacing w:after="40"/>
              <w:rPr>
                <w:lang w:val="ro-RO"/>
              </w:rPr>
            </w:pPr>
            <w:r w:rsidRPr="00283DE6">
              <w:rPr>
                <w:lang w:val="ro-RO"/>
              </w:rPr>
              <w:t>[Tip]</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D9162E" w14:textId="77777777" w:rsidR="0002289C" w:rsidRPr="00283DE6" w:rsidRDefault="00562900">
            <w:pPr>
              <w:spacing w:after="40"/>
              <w:rPr>
                <w:lang w:val="ro-RO"/>
              </w:rPr>
            </w:pPr>
            <w:r w:rsidRPr="00283DE6">
              <w:rPr>
                <w:lang w:val="ro-RO"/>
              </w:rPr>
              <w:t>[Aport]</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34B06A" w14:textId="77777777" w:rsidR="0002289C" w:rsidRPr="00283DE6" w:rsidRDefault="00562900">
            <w:pPr>
              <w:spacing w:after="40"/>
              <w:rPr>
                <w:lang w:val="ro-RO"/>
              </w:rPr>
            </w:pPr>
            <w:r w:rsidRPr="00283DE6">
              <w:rPr>
                <w:lang w:val="ro-RO"/>
              </w:rPr>
              <w:t>[Document]</w:t>
            </w:r>
          </w:p>
        </w:tc>
      </w:tr>
    </w:tbl>
    <w:p w14:paraId="0C14AE4C" w14:textId="77777777" w:rsidR="0002289C" w:rsidRPr="00283DE6" w:rsidRDefault="0002289C">
      <w:pPr>
        <w:spacing w:after="80"/>
        <w:rPr>
          <w:lang w:val="ro-RO"/>
        </w:rPr>
      </w:pPr>
    </w:p>
    <w:p w14:paraId="37087E15" w14:textId="77777777" w:rsidR="0002289C" w:rsidRPr="00283DE6" w:rsidRDefault="00562900">
      <w:pPr>
        <w:pStyle w:val="Heading1"/>
        <w:rPr>
          <w:lang w:val="ro-RO"/>
        </w:rPr>
      </w:pPr>
      <w:r w:rsidRPr="00283DE6">
        <w:rPr>
          <w:lang w:val="ro-RO"/>
        </w:rPr>
        <w:t>V. PLAN DE LUCRU ȘTIINȚIFIC ȘI TEHNOLOGIC</w:t>
      </w:r>
    </w:p>
    <w:p w14:paraId="5BD9C970" w14:textId="18395D7D" w:rsidR="0002289C" w:rsidRPr="00283DE6" w:rsidRDefault="00562900" w:rsidP="00C76926">
      <w:pPr>
        <w:spacing w:after="80"/>
        <w:jc w:val="both"/>
        <w:rPr>
          <w:lang w:val="ro-RO"/>
        </w:rPr>
      </w:pPr>
      <w:r w:rsidRPr="00283DE6">
        <w:rPr>
          <w:lang w:val="ro-RO"/>
        </w:rPr>
        <w:t>Planul de lucru trebuie să fie realist, etapizat logic, corelat cu obiectivele și rezultatele și să conțină termene și livrabile măsurabile</w:t>
      </w:r>
      <w:r w:rsidR="00543F8E">
        <w:rPr>
          <w:lang w:val="ro-RO"/>
        </w:rPr>
        <w:t xml:space="preserve">: </w:t>
      </w:r>
      <w:r w:rsidRPr="00283DE6">
        <w:rPr>
          <w:lang w:val="ro-RO"/>
        </w:rPr>
        <w:t>plan Gantt detaliat, livrabile măsurabile, dependențe între activități, milestone-uri clare.</w:t>
      </w:r>
    </w:p>
    <w:tbl>
      <w:tblPr>
        <w:tblW w:w="10080" w:type="dxa"/>
        <w:tblBorders>
          <w:top w:val="single" w:sz="4" w:space="0" w:color="843C0C"/>
          <w:left w:val="single" w:sz="12" w:space="0" w:color="843C0C"/>
          <w:bottom w:val="single" w:sz="4" w:space="0" w:color="843C0C"/>
          <w:right w:val="single" w:sz="4" w:space="0" w:color="843C0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3BB61C4C" w14:textId="77777777">
        <w:tc>
          <w:tcPr>
            <w:tcW w:w="10080" w:type="dxa"/>
            <w:shd w:val="clear" w:color="auto" w:fill="FBE5D6"/>
            <w:tcMar>
              <w:top w:w="80" w:type="dxa"/>
              <w:left w:w="120" w:type="dxa"/>
              <w:bottom w:w="80" w:type="dxa"/>
              <w:right w:w="120" w:type="dxa"/>
            </w:tcMar>
          </w:tcPr>
          <w:p w14:paraId="4D11B769" w14:textId="140D1060" w:rsidR="0002289C" w:rsidRPr="00283DE6" w:rsidRDefault="00562900" w:rsidP="00747572">
            <w:pPr>
              <w:spacing w:before="40" w:after="60"/>
              <w:jc w:val="both"/>
              <w:rPr>
                <w:lang w:val="ro-RO"/>
              </w:rPr>
            </w:pPr>
            <w:r w:rsidRPr="00283DE6">
              <w:rPr>
                <w:b/>
                <w:bCs/>
                <w:color w:val="843C0C"/>
                <w:lang w:val="ro-RO"/>
              </w:rPr>
              <w:t xml:space="preserve">⚠ Atenție: </w:t>
            </w:r>
            <w:r w:rsidRPr="00283DE6">
              <w:rPr>
                <w:lang w:val="ro-RO"/>
              </w:rPr>
              <w:t xml:space="preserve">Această secțiune este complementară și NU se suprapune cu Secțiunea III. Secțiunea III descrie CE activități și CUM (metodologie, protocoale, criterii). Secțiunea V descrie CÂND, CE LIVRABILE și ÎN CE ORDINE (etapizare, dependențe, milestone-uri). </w:t>
            </w:r>
          </w:p>
        </w:tc>
      </w:tr>
    </w:tbl>
    <w:p w14:paraId="546871B1" w14:textId="77777777" w:rsidR="0002289C" w:rsidRPr="00283DE6" w:rsidRDefault="00562900">
      <w:pPr>
        <w:pStyle w:val="Heading2"/>
        <w:rPr>
          <w:lang w:val="ro-RO"/>
        </w:rPr>
      </w:pPr>
      <w:r w:rsidRPr="00283DE6">
        <w:rPr>
          <w:lang w:val="ro-RO"/>
        </w:rPr>
        <w:t>5.1. Etapizarea activităților (A1–A5) cu obiective, livrabile și indicatori</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1100"/>
        <w:gridCol w:w="1400"/>
        <w:gridCol w:w="2200"/>
        <w:gridCol w:w="2580"/>
      </w:tblGrid>
      <w:tr w:rsidR="0002289C" w:rsidRPr="00283DE6" w14:paraId="6AE03EC9" w14:textId="77777777" w:rsidTr="00747572">
        <w:trPr>
          <w:tblHeade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5DE6439" w14:textId="77777777" w:rsidR="0002289C" w:rsidRPr="00283DE6" w:rsidRDefault="00562900">
            <w:pPr>
              <w:spacing w:after="40"/>
              <w:rPr>
                <w:lang w:val="ro-RO"/>
              </w:rPr>
            </w:pPr>
            <w:r w:rsidRPr="00283DE6">
              <w:rPr>
                <w:b/>
                <w:bCs/>
                <w:color w:val="FFFFFF"/>
                <w:lang w:val="ro-RO"/>
              </w:rPr>
              <w:t>Cod</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B7BF23" w14:textId="77777777" w:rsidR="0002289C" w:rsidRPr="00283DE6" w:rsidRDefault="00562900">
            <w:pPr>
              <w:spacing w:after="40"/>
              <w:rPr>
                <w:lang w:val="ro-RO"/>
              </w:rPr>
            </w:pPr>
            <w:r w:rsidRPr="00283DE6">
              <w:rPr>
                <w:b/>
                <w:bCs/>
                <w:color w:val="FFFFFF"/>
                <w:lang w:val="ro-RO"/>
              </w:rPr>
              <w:t>Denumire activitate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72C9927" w14:textId="77777777" w:rsidR="0002289C" w:rsidRPr="00283DE6" w:rsidRDefault="00562900">
            <w:pPr>
              <w:spacing w:after="40"/>
              <w:rPr>
                <w:lang w:val="ro-RO"/>
              </w:rPr>
            </w:pPr>
            <w:r w:rsidRPr="00283DE6">
              <w:rPr>
                <w:b/>
                <w:bCs/>
                <w:color w:val="FFFFFF"/>
                <w:lang w:val="ro-RO"/>
              </w:rPr>
              <w:t>TRL atins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4FC3554" w14:textId="77777777" w:rsidR="0002289C" w:rsidRPr="00283DE6" w:rsidRDefault="00562900">
            <w:pPr>
              <w:spacing w:after="40"/>
              <w:rPr>
                <w:lang w:val="ro-RO"/>
              </w:rPr>
            </w:pPr>
            <w:r w:rsidRPr="00283DE6">
              <w:rPr>
                <w:b/>
                <w:bCs/>
                <w:color w:val="FFFFFF"/>
                <w:lang w:val="ro-RO"/>
              </w:rPr>
              <w:t>Lună start – lună sfârșit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A9687EC" w14:textId="77777777" w:rsidR="0002289C" w:rsidRPr="00283DE6" w:rsidRDefault="00562900">
            <w:pPr>
              <w:spacing w:after="40"/>
              <w:rPr>
                <w:lang w:val="ro-RO"/>
              </w:rPr>
            </w:pPr>
            <w:r w:rsidRPr="00283DE6">
              <w:rPr>
                <w:b/>
                <w:bCs/>
                <w:color w:val="FFFFFF"/>
                <w:lang w:val="ro-RO"/>
              </w:rPr>
              <w:t>Livrabile măsurabile</w:t>
            </w:r>
          </w:p>
        </w:tc>
        <w:tc>
          <w:tcPr>
            <w:tcW w:w="25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BE9293F" w14:textId="77777777" w:rsidR="0002289C" w:rsidRPr="00283DE6" w:rsidRDefault="00562900">
            <w:pPr>
              <w:spacing w:after="40"/>
              <w:rPr>
                <w:lang w:val="ro-RO"/>
              </w:rPr>
            </w:pPr>
            <w:r w:rsidRPr="00283DE6">
              <w:rPr>
                <w:b/>
                <w:bCs/>
                <w:color w:val="FFFFFF"/>
                <w:lang w:val="ro-RO"/>
              </w:rPr>
              <w:t>Indicatori de finalizare (milestone)</w:t>
            </w:r>
          </w:p>
        </w:tc>
      </w:tr>
      <w:tr w:rsidR="0002289C" w:rsidRPr="00283DE6" w14:paraId="2BC38631" w14:textId="77777777" w:rsidTr="00747572">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D58A40" w14:textId="77777777" w:rsidR="0002289C" w:rsidRPr="00283DE6" w:rsidRDefault="00562900">
            <w:pPr>
              <w:spacing w:after="40"/>
              <w:rPr>
                <w:lang w:val="ro-RO"/>
              </w:rPr>
            </w:pPr>
            <w:r w:rsidRPr="00283DE6">
              <w:rPr>
                <w:lang w:val="ro-RO"/>
              </w:rPr>
              <w:t>A1</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57C04" w14:textId="77777777" w:rsidR="0002289C" w:rsidRPr="00283DE6" w:rsidRDefault="00562900">
            <w:pPr>
              <w:spacing w:after="40"/>
              <w:rPr>
                <w:lang w:val="ro-RO"/>
              </w:rPr>
            </w:pPr>
            <w:r w:rsidRPr="00283DE6">
              <w:rPr>
                <w:lang w:val="ro-RO"/>
              </w:rPr>
              <w:t>[Pregătire / setup experimental]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1352DC" w14:textId="77777777" w:rsidR="0002289C" w:rsidRPr="00283DE6" w:rsidRDefault="00562900">
            <w:pPr>
              <w:spacing w:after="40"/>
              <w:rPr>
                <w:lang w:val="ro-RO"/>
              </w:rPr>
            </w:pPr>
            <w:r w:rsidRPr="00283DE6">
              <w:rPr>
                <w:lang w:val="ro-RO"/>
              </w:rPr>
              <w:t>[3→3+]</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5E9E9B" w14:textId="77777777" w:rsidR="0002289C" w:rsidRPr="00283DE6" w:rsidRDefault="00562900">
            <w:pPr>
              <w:spacing w:after="40"/>
              <w:rPr>
                <w:lang w:val="ro-RO"/>
              </w:rPr>
            </w:pPr>
            <w:r w:rsidRPr="00283DE6">
              <w:rPr>
                <w:lang w:val="ro-RO"/>
              </w:rPr>
              <w:t>[L1 – L3]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79498" w14:textId="77777777" w:rsidR="0002289C" w:rsidRPr="00283DE6" w:rsidRDefault="00562900">
            <w:pPr>
              <w:spacing w:after="40"/>
              <w:rPr>
                <w:lang w:val="ro-RO"/>
              </w:rPr>
            </w:pPr>
            <w:r w:rsidRPr="00283DE6">
              <w:rPr>
                <w:lang w:val="ro-RO"/>
              </w:rPr>
              <w:t>[Protocol experimental, raport configurare]</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0C87D2" w14:textId="77777777" w:rsidR="0002289C" w:rsidRPr="00283DE6" w:rsidRDefault="00562900">
            <w:pPr>
              <w:spacing w:after="40"/>
              <w:rPr>
                <w:lang w:val="ro-RO"/>
              </w:rPr>
            </w:pPr>
            <w:r w:rsidRPr="00283DE6">
              <w:rPr>
                <w:lang w:val="ro-RO"/>
              </w:rPr>
              <w:t>[ex.: Stand experimental funcțional, validat]</w:t>
            </w:r>
          </w:p>
        </w:tc>
      </w:tr>
      <w:tr w:rsidR="0002289C" w:rsidRPr="00283DE6" w14:paraId="3CD9CA00" w14:textId="77777777" w:rsidTr="00747572">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FFC5DE" w14:textId="77777777" w:rsidR="0002289C" w:rsidRPr="00283DE6" w:rsidRDefault="00562900">
            <w:pPr>
              <w:spacing w:after="40"/>
              <w:rPr>
                <w:lang w:val="ro-RO"/>
              </w:rPr>
            </w:pPr>
            <w:r w:rsidRPr="00283DE6">
              <w:rPr>
                <w:lang w:val="ro-RO"/>
              </w:rPr>
              <w:t>A2</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5694BE" w14:textId="77777777" w:rsidR="0002289C" w:rsidRPr="00283DE6" w:rsidRDefault="00562900">
            <w:pPr>
              <w:spacing w:after="40"/>
              <w:rPr>
                <w:lang w:val="ro-RO"/>
              </w:rPr>
            </w:pPr>
            <w:r w:rsidRPr="00283DE6">
              <w:rPr>
                <w:lang w:val="ro-RO"/>
              </w:rPr>
              <w:t>[Validare laborator componente]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94EE41" w14:textId="77777777" w:rsidR="0002289C" w:rsidRPr="00283DE6" w:rsidRDefault="00562900">
            <w:pPr>
              <w:spacing w:after="40"/>
              <w:rPr>
                <w:lang w:val="ro-RO"/>
              </w:rPr>
            </w:pPr>
            <w:r w:rsidRPr="00283DE6">
              <w:rPr>
                <w:lang w:val="ro-RO"/>
              </w:rPr>
              <w:t>[3→4]</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84F40C" w14:textId="77777777" w:rsidR="0002289C" w:rsidRPr="00283DE6" w:rsidRDefault="00562900">
            <w:pPr>
              <w:spacing w:after="40"/>
              <w:rPr>
                <w:lang w:val="ro-RO"/>
              </w:rPr>
            </w:pPr>
            <w:r w:rsidRPr="00283DE6">
              <w:rPr>
                <w:lang w:val="ro-RO"/>
              </w:rPr>
              <w:t>[L3 – L8]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9378A8" w14:textId="77777777" w:rsidR="0002289C" w:rsidRPr="00283DE6" w:rsidRDefault="00562900">
            <w:pPr>
              <w:spacing w:after="40"/>
              <w:rPr>
                <w:lang w:val="ro-RO"/>
              </w:rPr>
            </w:pPr>
            <w:r w:rsidRPr="00283DE6">
              <w:rPr>
                <w:lang w:val="ro-RO"/>
              </w:rPr>
              <w:t>[Raport validare TRL 4]</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888818" w14:textId="77777777" w:rsidR="0002289C" w:rsidRPr="00283DE6" w:rsidRDefault="00562900">
            <w:pPr>
              <w:spacing w:after="40"/>
              <w:rPr>
                <w:lang w:val="ro-RO"/>
              </w:rPr>
            </w:pPr>
            <w:r w:rsidRPr="00283DE6">
              <w:rPr>
                <w:lang w:val="ro-RO"/>
              </w:rPr>
              <w:t>[Componentele individuale validate la criterii ≥ X%]</w:t>
            </w:r>
          </w:p>
        </w:tc>
      </w:tr>
      <w:tr w:rsidR="0002289C" w:rsidRPr="00283DE6" w14:paraId="7438F421" w14:textId="77777777" w:rsidTr="00747572">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72E35" w14:textId="77777777" w:rsidR="0002289C" w:rsidRPr="00283DE6" w:rsidRDefault="00562900">
            <w:pPr>
              <w:spacing w:after="40"/>
              <w:rPr>
                <w:lang w:val="ro-RO"/>
              </w:rPr>
            </w:pPr>
            <w:r w:rsidRPr="00283DE6">
              <w:rPr>
                <w:lang w:val="ro-RO"/>
              </w:rPr>
              <w:t>A3</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245051" w14:textId="77777777" w:rsidR="0002289C" w:rsidRPr="00283DE6" w:rsidRDefault="00562900">
            <w:pPr>
              <w:spacing w:after="40"/>
              <w:rPr>
                <w:lang w:val="ro-RO"/>
              </w:rPr>
            </w:pPr>
            <w:r w:rsidRPr="00283DE6">
              <w:rPr>
                <w:lang w:val="ro-RO"/>
              </w:rPr>
              <w:t>[Integrare sistem]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9FB95" w14:textId="77777777" w:rsidR="0002289C" w:rsidRPr="00283DE6" w:rsidRDefault="00562900">
            <w:pPr>
              <w:spacing w:after="40"/>
              <w:rPr>
                <w:lang w:val="ro-RO"/>
              </w:rPr>
            </w:pPr>
            <w:r w:rsidRPr="00283DE6">
              <w:rPr>
                <w:lang w:val="ro-RO"/>
              </w:rPr>
              <w:t>[4]</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A559E5" w14:textId="77777777" w:rsidR="0002289C" w:rsidRPr="00283DE6" w:rsidRDefault="00562900">
            <w:pPr>
              <w:spacing w:after="40"/>
              <w:rPr>
                <w:lang w:val="ro-RO"/>
              </w:rPr>
            </w:pPr>
            <w:r w:rsidRPr="00283DE6">
              <w:rPr>
                <w:lang w:val="ro-RO"/>
              </w:rPr>
              <w:t>[L7 – L12]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768D12" w14:textId="77777777" w:rsidR="0002289C" w:rsidRPr="00283DE6" w:rsidRDefault="00562900">
            <w:pPr>
              <w:spacing w:after="40"/>
              <w:rPr>
                <w:lang w:val="ro-RO"/>
              </w:rPr>
            </w:pPr>
            <w:r w:rsidRPr="00283DE6">
              <w:rPr>
                <w:lang w:val="ro-RO"/>
              </w:rPr>
              <w:t>[Sistem integrat funcțional]</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0EAE13" w14:textId="77777777" w:rsidR="0002289C" w:rsidRPr="00283DE6" w:rsidRDefault="00562900">
            <w:pPr>
              <w:spacing w:after="40"/>
              <w:rPr>
                <w:lang w:val="ro-RO"/>
              </w:rPr>
            </w:pPr>
            <w:r w:rsidRPr="00283DE6">
              <w:rPr>
                <w:lang w:val="ro-RO"/>
              </w:rPr>
              <w:t>[Funcționalitate sistem confirmată]</w:t>
            </w:r>
          </w:p>
        </w:tc>
      </w:tr>
      <w:tr w:rsidR="0002289C" w:rsidRPr="00283DE6" w14:paraId="68277943" w14:textId="77777777" w:rsidTr="00747572">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FA7F0A" w14:textId="77777777" w:rsidR="0002289C" w:rsidRPr="00283DE6" w:rsidRDefault="00562900">
            <w:pPr>
              <w:spacing w:after="40"/>
              <w:rPr>
                <w:lang w:val="ro-RO"/>
              </w:rPr>
            </w:pPr>
            <w:r w:rsidRPr="00283DE6">
              <w:rPr>
                <w:lang w:val="ro-RO"/>
              </w:rPr>
              <w:t>A4</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E86F95" w14:textId="77777777" w:rsidR="0002289C" w:rsidRPr="00283DE6" w:rsidRDefault="00562900">
            <w:pPr>
              <w:spacing w:after="40"/>
              <w:rPr>
                <w:lang w:val="ro-RO"/>
              </w:rPr>
            </w:pPr>
            <w:r w:rsidRPr="00283DE6">
              <w:rPr>
                <w:lang w:val="ro-RO"/>
              </w:rPr>
              <w:t>[Validare în mediu relevant — TRL 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0D95E0" w14:textId="77777777" w:rsidR="0002289C" w:rsidRPr="00283DE6" w:rsidRDefault="00562900">
            <w:pPr>
              <w:spacing w:after="40"/>
              <w:rPr>
                <w:lang w:val="ro-RO"/>
              </w:rPr>
            </w:pPr>
            <w:r w:rsidRPr="00283DE6">
              <w:rPr>
                <w:lang w:val="ro-RO"/>
              </w:rPr>
              <w:t>[4→5]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3B77D5" w14:textId="77777777" w:rsidR="0002289C" w:rsidRPr="00283DE6" w:rsidRDefault="00562900">
            <w:pPr>
              <w:spacing w:after="40"/>
              <w:rPr>
                <w:lang w:val="ro-RO"/>
              </w:rPr>
            </w:pPr>
            <w:r w:rsidRPr="00283DE6">
              <w:rPr>
                <w:lang w:val="ro-RO"/>
              </w:rPr>
              <w:t>[L10 – L18]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710ED4" w14:textId="77777777" w:rsidR="0002289C" w:rsidRPr="00283DE6" w:rsidRDefault="00562900">
            <w:pPr>
              <w:spacing w:after="40"/>
              <w:rPr>
                <w:lang w:val="ro-RO"/>
              </w:rPr>
            </w:pPr>
            <w:r w:rsidRPr="00283DE6">
              <w:rPr>
                <w:lang w:val="ro-RO"/>
              </w:rPr>
              <w:t>[Raport TRL 5, demonstrator]</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2BCF3" w14:textId="77777777" w:rsidR="0002289C" w:rsidRPr="00283DE6" w:rsidRDefault="00562900">
            <w:pPr>
              <w:spacing w:after="40"/>
              <w:rPr>
                <w:lang w:val="ro-RO"/>
              </w:rPr>
            </w:pPr>
            <w:r w:rsidRPr="00283DE6">
              <w:rPr>
                <w:lang w:val="ro-RO"/>
              </w:rPr>
              <w:t>[Performanță în mediu relevant la praguri definite]</w:t>
            </w:r>
          </w:p>
        </w:tc>
      </w:tr>
      <w:tr w:rsidR="0002289C" w:rsidRPr="00283DE6" w14:paraId="09FB3C53" w14:textId="77777777" w:rsidTr="00747572">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63E804" w14:textId="77777777" w:rsidR="0002289C" w:rsidRPr="00283DE6" w:rsidRDefault="00562900">
            <w:pPr>
              <w:spacing w:after="40"/>
              <w:rPr>
                <w:lang w:val="ro-RO"/>
              </w:rPr>
            </w:pPr>
            <w:r w:rsidRPr="00283DE6">
              <w:rPr>
                <w:lang w:val="ro-RO"/>
              </w:rPr>
              <w:t>A5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C8B1C8" w14:textId="77777777" w:rsidR="0002289C" w:rsidRPr="00283DE6" w:rsidRDefault="00562900">
            <w:pPr>
              <w:spacing w:after="40"/>
              <w:rPr>
                <w:lang w:val="ro-RO"/>
              </w:rPr>
            </w:pPr>
            <w:r w:rsidRPr="00283DE6">
              <w:rPr>
                <w:lang w:val="ro-RO"/>
              </w:rPr>
              <w:t>[Diseminare și raportare științifică]</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58EE59" w14:textId="77777777" w:rsidR="0002289C" w:rsidRPr="00283DE6" w:rsidRDefault="00562900">
            <w:pPr>
              <w:spacing w:after="40"/>
              <w:rPr>
                <w:lang w:val="ro-RO"/>
              </w:rPr>
            </w:pPr>
            <w:r w:rsidRPr="00283DE6">
              <w:rPr>
                <w:lang w:val="ro-RO"/>
              </w:rPr>
              <w:t>[5]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BC71A6" w14:textId="77777777" w:rsidR="0002289C" w:rsidRPr="00283DE6" w:rsidRDefault="00562900">
            <w:pPr>
              <w:spacing w:after="40"/>
              <w:rPr>
                <w:lang w:val="ro-RO"/>
              </w:rPr>
            </w:pPr>
            <w:r w:rsidRPr="00283DE6">
              <w:rPr>
                <w:lang w:val="ro-RO"/>
              </w:rPr>
              <w:t>[L15 – L24]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60B251" w14:textId="77777777" w:rsidR="0002289C" w:rsidRPr="00283DE6" w:rsidRDefault="00562900">
            <w:pPr>
              <w:spacing w:after="40"/>
              <w:rPr>
                <w:lang w:val="ro-RO"/>
              </w:rPr>
            </w:pPr>
            <w:r w:rsidRPr="00283DE6">
              <w:rPr>
                <w:lang w:val="ro-RO"/>
              </w:rPr>
              <w:t>[Raport științific final, publicații]</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A58C11" w14:textId="77777777" w:rsidR="0002289C" w:rsidRPr="00283DE6" w:rsidRDefault="00562900">
            <w:pPr>
              <w:spacing w:after="40"/>
              <w:rPr>
                <w:lang w:val="ro-RO"/>
              </w:rPr>
            </w:pPr>
            <w:r w:rsidRPr="00283DE6">
              <w:rPr>
                <w:lang w:val="ro-RO"/>
              </w:rPr>
              <w:t>[Raport final acceptat; ≥ 1 publicație/comunicare]</w:t>
            </w:r>
          </w:p>
        </w:tc>
      </w:tr>
    </w:tbl>
    <w:p w14:paraId="0645EEF5" w14:textId="77777777" w:rsidR="0002289C" w:rsidRPr="00283DE6" w:rsidRDefault="0002289C">
      <w:pPr>
        <w:spacing w:after="80"/>
        <w:rPr>
          <w:lang w:val="ro-RO"/>
        </w:rPr>
      </w:pPr>
    </w:p>
    <w:p w14:paraId="43ECE653" w14:textId="77777777" w:rsidR="0002289C" w:rsidRPr="00283DE6" w:rsidRDefault="00562900">
      <w:pPr>
        <w:pStyle w:val="Heading2"/>
        <w:rPr>
          <w:lang w:val="ro-RO"/>
        </w:rPr>
      </w:pPr>
      <w:r w:rsidRPr="00283DE6">
        <w:rPr>
          <w:lang w:val="ro-RO"/>
        </w:rPr>
        <w:t>5.2. Diagrama Gantt a activităților</w:t>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08C4DFEC" w14:textId="77777777">
        <w:tc>
          <w:tcPr>
            <w:tcW w:w="10080" w:type="dxa"/>
            <w:shd w:val="clear" w:color="auto" w:fill="DEEBF7"/>
            <w:tcMar>
              <w:top w:w="80" w:type="dxa"/>
              <w:left w:w="120" w:type="dxa"/>
              <w:bottom w:w="80" w:type="dxa"/>
              <w:right w:w="120" w:type="dxa"/>
            </w:tcMar>
          </w:tcPr>
          <w:p w14:paraId="724CD644" w14:textId="77777777" w:rsidR="0002289C" w:rsidRPr="00283DE6" w:rsidRDefault="00562900" w:rsidP="00747572">
            <w:pPr>
              <w:spacing w:before="40" w:after="60"/>
              <w:jc w:val="both"/>
              <w:rPr>
                <w:lang w:val="ro-RO"/>
              </w:rPr>
            </w:pPr>
            <w:r w:rsidRPr="00283DE6">
              <w:rPr>
                <w:b/>
                <w:bCs/>
                <w:color w:val="1F4E79"/>
                <w:lang w:val="ro-RO"/>
              </w:rPr>
              <w:t xml:space="preserve">✏ Instrucțiune: </w:t>
            </w:r>
            <w:r w:rsidRPr="00283DE6">
              <w:rPr>
                <w:lang w:val="ro-RO"/>
              </w:rPr>
              <w:t>Atașați (sau inserați aici) diagrama Gantt detaliată pe luni a activităților A1–A5, cu evidențierea dependențelor și milestone-urilor. Diagrama Gantt trebuie să fie corelată identic cu graficul de activități din Cererea de Finanțare.</w:t>
            </w:r>
          </w:p>
        </w:tc>
      </w:tr>
    </w:tbl>
    <w:p w14:paraId="03CF25E6" w14:textId="475AF683" w:rsidR="0002289C" w:rsidRPr="00283DE6" w:rsidRDefault="00562900">
      <w:pPr>
        <w:spacing w:after="80"/>
        <w:rPr>
          <w:lang w:val="ro-RO"/>
        </w:rPr>
      </w:pPr>
      <w:r w:rsidRPr="00283DE6">
        <w:rPr>
          <w:lang w:val="ro-RO"/>
        </w:rPr>
        <w:t xml:space="preserve">[Inserați aici diagrama Gantt — sau atașați </w:t>
      </w:r>
      <w:r w:rsidR="00A86291" w:rsidRPr="00283DE6">
        <w:rPr>
          <w:lang w:val="ro-RO"/>
        </w:rPr>
        <w:t xml:space="preserve">ca </w:t>
      </w:r>
      <w:r w:rsidRPr="00283DE6">
        <w:rPr>
          <w:lang w:val="ro-RO"/>
        </w:rPr>
        <w:t>anexa.]</w:t>
      </w:r>
    </w:p>
    <w:p w14:paraId="3CED8EC5" w14:textId="77777777" w:rsidR="0002289C" w:rsidRPr="00283DE6" w:rsidRDefault="00562900">
      <w:pPr>
        <w:pStyle w:val="Heading2"/>
        <w:rPr>
          <w:lang w:val="ro-RO"/>
        </w:rPr>
      </w:pPr>
      <w:r w:rsidRPr="00283DE6">
        <w:rPr>
          <w:lang w:val="ro-RO"/>
        </w:rPr>
        <w:t>5.3. Corelarea planului cu evoluția TRL — milestone-uri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500"/>
        <w:gridCol w:w="1700"/>
        <w:gridCol w:w="3680"/>
      </w:tblGrid>
      <w:tr w:rsidR="0002289C" w:rsidRPr="00283DE6" w14:paraId="493F06BE"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08AE779" w14:textId="77777777" w:rsidR="0002289C" w:rsidRPr="00283DE6" w:rsidRDefault="00562900">
            <w:pPr>
              <w:spacing w:after="40"/>
              <w:rPr>
                <w:lang w:val="ro-RO"/>
              </w:rPr>
            </w:pPr>
            <w:r w:rsidRPr="00283DE6">
              <w:rPr>
                <w:b/>
                <w:bCs/>
                <w:color w:val="FFFFFF"/>
                <w:lang w:val="ro-RO"/>
              </w:rPr>
              <w:t>Cod</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BDEC081" w14:textId="77777777" w:rsidR="0002289C" w:rsidRPr="00283DE6" w:rsidRDefault="00562900">
            <w:pPr>
              <w:spacing w:after="40"/>
              <w:rPr>
                <w:lang w:val="ro-RO"/>
              </w:rPr>
            </w:pPr>
            <w:r w:rsidRPr="00283DE6">
              <w:rPr>
                <w:b/>
                <w:bCs/>
                <w:color w:val="FFFFFF"/>
                <w:lang w:val="ro-RO"/>
              </w:rPr>
              <w:t>Milestone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8C13DE" w14:textId="77777777" w:rsidR="0002289C" w:rsidRPr="00283DE6" w:rsidRDefault="00562900">
            <w:pPr>
              <w:spacing w:after="40"/>
              <w:rPr>
                <w:lang w:val="ro-RO"/>
              </w:rPr>
            </w:pPr>
            <w:r w:rsidRPr="00283DE6">
              <w:rPr>
                <w:b/>
                <w:bCs/>
                <w:color w:val="FFFFFF"/>
                <w:lang w:val="ro-RO"/>
              </w:rPr>
              <w:t>Activitate sursă</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E30C88" w14:textId="77777777" w:rsidR="0002289C" w:rsidRPr="00283DE6" w:rsidRDefault="00562900">
            <w:pPr>
              <w:spacing w:after="40"/>
              <w:rPr>
                <w:lang w:val="ro-RO"/>
              </w:rPr>
            </w:pPr>
            <w:r w:rsidRPr="00283DE6">
              <w:rPr>
                <w:b/>
                <w:bCs/>
                <w:color w:val="FFFFFF"/>
                <w:lang w:val="ro-RO"/>
              </w:rPr>
              <w:t>Lună atingere</w:t>
            </w:r>
          </w:p>
        </w:tc>
        <w:tc>
          <w:tcPr>
            <w:tcW w:w="3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6491ED" w14:textId="77777777" w:rsidR="0002289C" w:rsidRPr="00283DE6" w:rsidRDefault="00562900">
            <w:pPr>
              <w:spacing w:after="40"/>
              <w:rPr>
                <w:lang w:val="ro-RO"/>
              </w:rPr>
            </w:pPr>
            <w:r w:rsidRPr="00283DE6">
              <w:rPr>
                <w:b/>
                <w:bCs/>
                <w:color w:val="FFFFFF"/>
                <w:lang w:val="ro-RO"/>
              </w:rPr>
              <w:t>Criteriu de îndeplinire</w:t>
            </w:r>
          </w:p>
        </w:tc>
      </w:tr>
      <w:tr w:rsidR="0002289C" w:rsidRPr="00283DE6" w14:paraId="0E041109"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F2721B" w14:textId="77777777" w:rsidR="0002289C" w:rsidRPr="00283DE6" w:rsidRDefault="00562900">
            <w:pPr>
              <w:spacing w:after="40"/>
              <w:rPr>
                <w:lang w:val="ro-RO"/>
              </w:rPr>
            </w:pPr>
            <w:r w:rsidRPr="00283DE6">
              <w:rPr>
                <w:lang w:val="ro-RO"/>
              </w:rPr>
              <w:t>M1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102970" w14:textId="77777777" w:rsidR="0002289C" w:rsidRPr="00283DE6" w:rsidRDefault="00562900">
            <w:pPr>
              <w:spacing w:after="40"/>
              <w:rPr>
                <w:lang w:val="ro-RO"/>
              </w:rPr>
            </w:pPr>
            <w:r w:rsidRPr="00283DE6">
              <w:rPr>
                <w:lang w:val="ro-RO"/>
              </w:rPr>
              <w:t>Stand experimental setat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1266F0" w14:textId="77777777" w:rsidR="0002289C" w:rsidRPr="00283DE6" w:rsidRDefault="00562900">
            <w:pPr>
              <w:spacing w:after="40"/>
              <w:rPr>
                <w:lang w:val="ro-RO"/>
              </w:rPr>
            </w:pPr>
            <w:r w:rsidRPr="00283DE6">
              <w:rPr>
                <w:lang w:val="ro-RO"/>
              </w:rPr>
              <w:t>A1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03AFF9" w14:textId="77777777" w:rsidR="0002289C" w:rsidRPr="00283DE6" w:rsidRDefault="00562900">
            <w:pPr>
              <w:spacing w:after="40"/>
              <w:rPr>
                <w:lang w:val="ro-RO"/>
              </w:rPr>
            </w:pPr>
            <w:r w:rsidRPr="00283DE6">
              <w:rPr>
                <w:lang w:val="ro-RO"/>
              </w:rPr>
              <w:t>[L3]</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82B270" w14:textId="77777777" w:rsidR="0002289C" w:rsidRPr="00283DE6" w:rsidRDefault="00562900">
            <w:pPr>
              <w:spacing w:after="40"/>
              <w:rPr>
                <w:lang w:val="ro-RO"/>
              </w:rPr>
            </w:pPr>
            <w:r w:rsidRPr="00283DE6">
              <w:rPr>
                <w:lang w:val="ro-RO"/>
              </w:rPr>
              <w:t>[Configurare validată conform protocol]</w:t>
            </w:r>
          </w:p>
        </w:tc>
      </w:tr>
      <w:tr w:rsidR="0002289C" w:rsidRPr="00283DE6" w14:paraId="5B4A820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0E4F66" w14:textId="77777777" w:rsidR="0002289C" w:rsidRPr="00283DE6" w:rsidRDefault="00562900">
            <w:pPr>
              <w:spacing w:after="40"/>
              <w:rPr>
                <w:lang w:val="ro-RO"/>
              </w:rPr>
            </w:pPr>
            <w:r w:rsidRPr="00283DE6">
              <w:rPr>
                <w:lang w:val="ro-RO"/>
              </w:rPr>
              <w:t>M2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08EC30" w14:textId="77777777" w:rsidR="0002289C" w:rsidRPr="00283DE6" w:rsidRDefault="00562900">
            <w:pPr>
              <w:spacing w:after="40"/>
              <w:rPr>
                <w:lang w:val="ro-RO"/>
              </w:rPr>
            </w:pPr>
            <w:r w:rsidRPr="00283DE6">
              <w:rPr>
                <w:lang w:val="ro-RO"/>
              </w:rPr>
              <w:t>TRL 4 atins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9AD6E" w14:textId="77777777" w:rsidR="0002289C" w:rsidRPr="00283DE6" w:rsidRDefault="00562900">
            <w:pPr>
              <w:spacing w:after="40"/>
              <w:rPr>
                <w:lang w:val="ro-RO"/>
              </w:rPr>
            </w:pPr>
            <w:r w:rsidRPr="00283DE6">
              <w:rPr>
                <w:lang w:val="ro-RO"/>
              </w:rPr>
              <w:t>A2 / A3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5F0D15" w14:textId="77777777" w:rsidR="0002289C" w:rsidRPr="00283DE6" w:rsidRDefault="00562900">
            <w:pPr>
              <w:spacing w:after="40"/>
              <w:rPr>
                <w:lang w:val="ro-RO"/>
              </w:rPr>
            </w:pPr>
            <w:r w:rsidRPr="00283DE6">
              <w:rPr>
                <w:lang w:val="ro-RO"/>
              </w:rPr>
              <w:t>[L12]</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85BA58" w14:textId="77777777" w:rsidR="0002289C" w:rsidRPr="00283DE6" w:rsidRDefault="00562900">
            <w:pPr>
              <w:spacing w:after="40"/>
              <w:rPr>
                <w:lang w:val="ro-RO"/>
              </w:rPr>
            </w:pPr>
            <w:r w:rsidRPr="00283DE6">
              <w:rPr>
                <w:lang w:val="ro-RO"/>
              </w:rPr>
              <w:t>[Componente integrate, validate la praguri ≥ X%]</w:t>
            </w:r>
          </w:p>
        </w:tc>
      </w:tr>
      <w:tr w:rsidR="0002289C" w:rsidRPr="00283DE6" w14:paraId="375D3A54"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6B525C" w14:textId="77777777" w:rsidR="0002289C" w:rsidRPr="00283DE6" w:rsidRDefault="00562900">
            <w:pPr>
              <w:spacing w:after="40"/>
              <w:rPr>
                <w:lang w:val="ro-RO"/>
              </w:rPr>
            </w:pPr>
            <w:r w:rsidRPr="00283DE6">
              <w:rPr>
                <w:lang w:val="ro-RO"/>
              </w:rPr>
              <w:t>M3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436B04" w14:textId="77777777" w:rsidR="0002289C" w:rsidRPr="00283DE6" w:rsidRDefault="00562900">
            <w:pPr>
              <w:spacing w:after="40"/>
              <w:rPr>
                <w:lang w:val="ro-RO"/>
              </w:rPr>
            </w:pPr>
            <w:r w:rsidRPr="00283DE6">
              <w:rPr>
                <w:lang w:val="ro-RO"/>
              </w:rPr>
              <w:t>TRL 5 atins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6D38E5" w14:textId="77777777" w:rsidR="0002289C" w:rsidRPr="00283DE6" w:rsidRDefault="00562900">
            <w:pPr>
              <w:spacing w:after="40"/>
              <w:rPr>
                <w:lang w:val="ro-RO"/>
              </w:rPr>
            </w:pPr>
            <w:r w:rsidRPr="00283DE6">
              <w:rPr>
                <w:lang w:val="ro-RO"/>
              </w:rPr>
              <w:t>A4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2C64C3" w14:textId="77777777" w:rsidR="0002289C" w:rsidRPr="00283DE6" w:rsidRDefault="00562900">
            <w:pPr>
              <w:spacing w:after="40"/>
              <w:rPr>
                <w:lang w:val="ro-RO"/>
              </w:rPr>
            </w:pPr>
            <w:r w:rsidRPr="00283DE6">
              <w:rPr>
                <w:lang w:val="ro-RO"/>
              </w:rPr>
              <w:t>[L18]</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24FD3" w14:textId="77777777" w:rsidR="0002289C" w:rsidRPr="00283DE6" w:rsidRDefault="00562900">
            <w:pPr>
              <w:spacing w:after="40"/>
              <w:rPr>
                <w:lang w:val="ro-RO"/>
              </w:rPr>
            </w:pPr>
            <w:r w:rsidRPr="00283DE6">
              <w:rPr>
                <w:lang w:val="ro-RO"/>
              </w:rPr>
              <w:t>[Performanță în mediu relevant la praguri ≥ Y%]</w:t>
            </w:r>
          </w:p>
        </w:tc>
      </w:tr>
      <w:tr w:rsidR="0002289C" w:rsidRPr="00283DE6" w14:paraId="79C55D35"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9378D8" w14:textId="77777777" w:rsidR="0002289C" w:rsidRPr="00283DE6" w:rsidRDefault="00562900">
            <w:pPr>
              <w:spacing w:after="40"/>
              <w:rPr>
                <w:lang w:val="ro-RO"/>
              </w:rPr>
            </w:pPr>
            <w:r w:rsidRPr="00283DE6">
              <w:rPr>
                <w:lang w:val="ro-RO"/>
              </w:rPr>
              <w:t>M4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8F9F28" w14:textId="77777777" w:rsidR="0002289C" w:rsidRPr="00283DE6" w:rsidRDefault="00562900">
            <w:pPr>
              <w:spacing w:after="40"/>
              <w:rPr>
                <w:lang w:val="ro-RO"/>
              </w:rPr>
            </w:pPr>
            <w:r w:rsidRPr="00283DE6">
              <w:rPr>
                <w:lang w:val="ro-RO"/>
              </w:rPr>
              <w:t>Diseminare finalizată</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D98D36" w14:textId="77777777" w:rsidR="0002289C" w:rsidRPr="00283DE6" w:rsidRDefault="00562900">
            <w:pPr>
              <w:spacing w:after="40"/>
              <w:rPr>
                <w:lang w:val="ro-RO"/>
              </w:rPr>
            </w:pPr>
            <w:r w:rsidRPr="00283DE6">
              <w:rPr>
                <w:lang w:val="ro-RO"/>
              </w:rPr>
              <w:t>A5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0B15A0" w14:textId="77777777" w:rsidR="0002289C" w:rsidRPr="00283DE6" w:rsidRDefault="00562900">
            <w:pPr>
              <w:spacing w:after="40"/>
              <w:rPr>
                <w:lang w:val="ro-RO"/>
              </w:rPr>
            </w:pPr>
            <w:r w:rsidRPr="00283DE6">
              <w:rPr>
                <w:lang w:val="ro-RO"/>
              </w:rPr>
              <w:t>[L24]</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498022" w14:textId="77777777" w:rsidR="0002289C" w:rsidRPr="00283DE6" w:rsidRDefault="00562900">
            <w:pPr>
              <w:spacing w:after="40"/>
              <w:rPr>
                <w:lang w:val="ro-RO"/>
              </w:rPr>
            </w:pPr>
            <w:r w:rsidRPr="00283DE6">
              <w:rPr>
                <w:lang w:val="ro-RO"/>
              </w:rPr>
              <w:t>[Raport final, publicații/comunicări]</w:t>
            </w:r>
          </w:p>
        </w:tc>
      </w:tr>
    </w:tbl>
    <w:p w14:paraId="2395B7B0" w14:textId="77777777" w:rsidR="0002289C" w:rsidRPr="00283DE6" w:rsidRDefault="0002289C">
      <w:pPr>
        <w:spacing w:after="80"/>
        <w:rPr>
          <w:lang w:val="ro-RO"/>
        </w:rPr>
      </w:pPr>
    </w:p>
    <w:p w14:paraId="41B4911C" w14:textId="77777777" w:rsidR="0002289C" w:rsidRPr="00283DE6" w:rsidRDefault="00562900">
      <w:pPr>
        <w:pStyle w:val="Heading2"/>
        <w:rPr>
          <w:lang w:val="ro-RO"/>
        </w:rPr>
      </w:pPr>
      <w:r w:rsidRPr="00283DE6">
        <w:rPr>
          <w:lang w:val="ro-RO"/>
        </w:rPr>
        <w:t>5.4. Livrabile detaliate</w:t>
      </w:r>
    </w:p>
    <w:tbl>
      <w:tblPr>
        <w:tblW w:w="10080" w:type="dxa"/>
        <w:tblInd w:w="-1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589"/>
        <w:gridCol w:w="2799"/>
        <w:gridCol w:w="1499"/>
        <w:gridCol w:w="1698"/>
        <w:gridCol w:w="3475"/>
        <w:gridCol w:w="10"/>
      </w:tblGrid>
      <w:tr w:rsidR="0002289C" w:rsidRPr="00283DE6" w14:paraId="0EB9842B" w14:textId="77777777">
        <w:trPr>
          <w:gridBefore w:val="1"/>
          <w:wBefore w:w="10" w:type="dxa"/>
        </w:trPr>
        <w:tc>
          <w:tcPr>
            <w:tcW w:w="10080" w:type="dxa"/>
            <w:gridSpan w:val="6"/>
            <w:shd w:val="clear" w:color="auto" w:fill="DEEBF7"/>
            <w:tcMar>
              <w:top w:w="80" w:type="dxa"/>
              <w:left w:w="120" w:type="dxa"/>
              <w:bottom w:w="80" w:type="dxa"/>
              <w:right w:w="120" w:type="dxa"/>
            </w:tcMar>
          </w:tcPr>
          <w:p w14:paraId="472FC586" w14:textId="77777777" w:rsidR="0002289C" w:rsidRPr="00283DE6" w:rsidRDefault="00562900" w:rsidP="00747572">
            <w:pPr>
              <w:spacing w:before="40" w:after="60"/>
              <w:jc w:val="both"/>
              <w:rPr>
                <w:lang w:val="ro-RO"/>
              </w:rPr>
            </w:pPr>
            <w:r w:rsidRPr="00283DE6">
              <w:rPr>
                <w:b/>
                <w:bCs/>
                <w:color w:val="1F4E79"/>
                <w:lang w:val="ro-RO"/>
              </w:rPr>
              <w:t xml:space="preserve">✏ Instrucțiune: </w:t>
            </w:r>
            <w:r w:rsidRPr="00283DE6">
              <w:rPr>
                <w:lang w:val="ro-RO"/>
              </w:rPr>
              <w:t>Listați livrabilele concrete (rapoarte, prototipuri, demonstratoare, algoritmi, proceduri, publicații) cu termen estimat și responsabil din echipă.</w:t>
            </w:r>
          </w:p>
        </w:tc>
      </w:tr>
      <w:tr w:rsidR="0002289C" w:rsidRPr="00283DE6" w14:paraId="61F866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6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E101AF7" w14:textId="77777777" w:rsidR="0002289C" w:rsidRPr="00283DE6" w:rsidRDefault="00562900">
            <w:pPr>
              <w:spacing w:after="40"/>
              <w:rPr>
                <w:lang w:val="ro-RO"/>
              </w:rPr>
            </w:pPr>
            <w:r w:rsidRPr="00283DE6">
              <w:rPr>
                <w:b/>
                <w:bCs/>
                <w:color w:val="FFFFFF"/>
                <w:lang w:val="ro-RO"/>
              </w:rPr>
              <w:t>Nr.</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E78285" w14:textId="77777777" w:rsidR="0002289C" w:rsidRPr="00283DE6" w:rsidRDefault="00562900">
            <w:pPr>
              <w:spacing w:after="40"/>
              <w:rPr>
                <w:lang w:val="ro-RO"/>
              </w:rPr>
            </w:pPr>
            <w:r w:rsidRPr="00283DE6">
              <w:rPr>
                <w:b/>
                <w:bCs/>
                <w:color w:val="FFFFFF"/>
                <w:lang w:val="ro-RO"/>
              </w:rPr>
              <w:t>Livrabil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E870DD8" w14:textId="77777777" w:rsidR="0002289C" w:rsidRPr="00283DE6" w:rsidRDefault="00562900">
            <w:pPr>
              <w:spacing w:after="40"/>
              <w:rPr>
                <w:lang w:val="ro-RO"/>
              </w:rPr>
            </w:pPr>
            <w:r w:rsidRPr="00283DE6">
              <w:rPr>
                <w:b/>
                <w:bCs/>
                <w:color w:val="FFFFFF"/>
                <w:lang w:val="ro-RO"/>
              </w:rPr>
              <w:t>Activitate sursă</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E2AF608" w14:textId="77777777" w:rsidR="0002289C" w:rsidRPr="00283DE6" w:rsidRDefault="00562900">
            <w:pPr>
              <w:spacing w:after="40"/>
              <w:rPr>
                <w:lang w:val="ro-RO"/>
              </w:rPr>
            </w:pPr>
            <w:r w:rsidRPr="00283DE6">
              <w:rPr>
                <w:b/>
                <w:bCs/>
                <w:color w:val="FFFFFF"/>
                <w:lang w:val="ro-RO"/>
              </w:rPr>
              <w:t>Termen estimat</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12D4D3A" w14:textId="77777777" w:rsidR="0002289C" w:rsidRPr="00283DE6" w:rsidRDefault="00562900">
            <w:pPr>
              <w:spacing w:after="40"/>
              <w:rPr>
                <w:lang w:val="ro-RO"/>
              </w:rPr>
            </w:pPr>
            <w:r w:rsidRPr="00283DE6">
              <w:rPr>
                <w:b/>
                <w:bCs/>
                <w:color w:val="FFFFFF"/>
                <w:lang w:val="ro-RO"/>
              </w:rPr>
              <w:t>Responsabil</w:t>
            </w:r>
          </w:p>
        </w:tc>
      </w:tr>
      <w:tr w:rsidR="0002289C" w:rsidRPr="00283DE6" w14:paraId="06FABC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6E66EC" w14:textId="77777777" w:rsidR="0002289C" w:rsidRPr="00283DE6" w:rsidRDefault="00562900">
            <w:pPr>
              <w:spacing w:after="40"/>
              <w:rPr>
                <w:lang w:val="ro-RO"/>
              </w:rPr>
            </w:pPr>
            <w:r w:rsidRPr="00283DE6">
              <w:rPr>
                <w:lang w:val="ro-RO"/>
              </w:rPr>
              <w:t>L1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6F1971" w14:textId="77777777" w:rsidR="0002289C" w:rsidRPr="00283DE6" w:rsidRDefault="00562900">
            <w:pPr>
              <w:spacing w:after="40"/>
              <w:rPr>
                <w:lang w:val="ro-RO"/>
              </w:rPr>
            </w:pPr>
            <w:r w:rsidRPr="00283DE6">
              <w:rPr>
                <w:lang w:val="ro-RO"/>
              </w:rPr>
              <w:t>[Protocol experimental + raport configurare]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FD63F" w14:textId="77777777" w:rsidR="0002289C" w:rsidRPr="00283DE6" w:rsidRDefault="00562900">
            <w:pPr>
              <w:spacing w:after="40"/>
              <w:rPr>
                <w:lang w:val="ro-RO"/>
              </w:rPr>
            </w:pPr>
            <w:r w:rsidRPr="00283DE6">
              <w:rPr>
                <w:lang w:val="ro-RO"/>
              </w:rPr>
              <w:t>A1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3B12B2" w14:textId="77777777" w:rsidR="0002289C" w:rsidRPr="00283DE6" w:rsidRDefault="00562900">
            <w:pPr>
              <w:spacing w:after="40"/>
              <w:rPr>
                <w:lang w:val="ro-RO"/>
              </w:rPr>
            </w:pPr>
            <w:r w:rsidRPr="00283DE6">
              <w:rPr>
                <w:lang w:val="ro-RO"/>
              </w:rPr>
              <w:t>[L3]</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48E80C" w14:textId="77777777" w:rsidR="0002289C" w:rsidRPr="00283DE6" w:rsidRDefault="00562900">
            <w:pPr>
              <w:spacing w:after="40"/>
              <w:rPr>
                <w:lang w:val="ro-RO"/>
              </w:rPr>
            </w:pPr>
            <w:r w:rsidRPr="00283DE6">
              <w:rPr>
                <w:lang w:val="ro-RO"/>
              </w:rPr>
              <w:t>[Nume — funcție]</w:t>
            </w:r>
          </w:p>
        </w:tc>
      </w:tr>
      <w:tr w:rsidR="0002289C" w:rsidRPr="00283DE6" w14:paraId="677594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196233" w14:textId="77777777" w:rsidR="0002289C" w:rsidRPr="00283DE6" w:rsidRDefault="00562900">
            <w:pPr>
              <w:spacing w:after="40"/>
              <w:rPr>
                <w:lang w:val="ro-RO"/>
              </w:rPr>
            </w:pPr>
            <w:r w:rsidRPr="00283DE6">
              <w:rPr>
                <w:lang w:val="ro-RO"/>
              </w:rPr>
              <w:t>L2</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D928A0" w14:textId="77777777" w:rsidR="0002289C" w:rsidRPr="00283DE6" w:rsidRDefault="00562900">
            <w:pPr>
              <w:spacing w:after="40"/>
              <w:rPr>
                <w:lang w:val="ro-RO"/>
              </w:rPr>
            </w:pPr>
            <w:r w:rsidRPr="00283DE6">
              <w:rPr>
                <w:lang w:val="ro-RO"/>
              </w:rPr>
              <w:t>[Raport validare TRL 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F863C2" w14:textId="77777777" w:rsidR="0002289C" w:rsidRPr="00283DE6" w:rsidRDefault="00562900">
            <w:pPr>
              <w:spacing w:after="40"/>
              <w:rPr>
                <w:lang w:val="ro-RO"/>
              </w:rPr>
            </w:pPr>
            <w:r w:rsidRPr="00283DE6">
              <w:rPr>
                <w:lang w:val="ro-RO"/>
              </w:rPr>
              <w:t>A2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17D6F4" w14:textId="77777777" w:rsidR="0002289C" w:rsidRPr="00283DE6" w:rsidRDefault="00562900">
            <w:pPr>
              <w:spacing w:after="40"/>
              <w:rPr>
                <w:lang w:val="ro-RO"/>
              </w:rPr>
            </w:pPr>
            <w:r w:rsidRPr="00283DE6">
              <w:rPr>
                <w:lang w:val="ro-RO"/>
              </w:rPr>
              <w:t>[L8]</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9E216F" w14:textId="77777777" w:rsidR="0002289C" w:rsidRPr="00283DE6" w:rsidRDefault="00562900">
            <w:pPr>
              <w:spacing w:after="40"/>
              <w:rPr>
                <w:lang w:val="ro-RO"/>
              </w:rPr>
            </w:pPr>
            <w:r w:rsidRPr="00283DE6">
              <w:rPr>
                <w:lang w:val="ro-RO"/>
              </w:rPr>
              <w:t>[Nume]</w:t>
            </w:r>
          </w:p>
        </w:tc>
      </w:tr>
      <w:tr w:rsidR="0002289C" w:rsidRPr="00283DE6" w14:paraId="2025F5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CF42BA" w14:textId="77777777" w:rsidR="0002289C" w:rsidRPr="00283DE6" w:rsidRDefault="00562900">
            <w:pPr>
              <w:spacing w:after="40"/>
              <w:rPr>
                <w:lang w:val="ro-RO"/>
              </w:rPr>
            </w:pPr>
            <w:r w:rsidRPr="00283DE6">
              <w:rPr>
                <w:lang w:val="ro-RO"/>
              </w:rPr>
              <w:t>L3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3FAAF1" w14:textId="77777777" w:rsidR="0002289C" w:rsidRPr="00283DE6" w:rsidRDefault="00562900">
            <w:pPr>
              <w:spacing w:after="40"/>
              <w:rPr>
                <w:lang w:val="ro-RO"/>
              </w:rPr>
            </w:pPr>
            <w:r w:rsidRPr="00283DE6">
              <w:rPr>
                <w:lang w:val="ro-RO"/>
              </w:rPr>
              <w:t>[Demonstrator funcțional + raport TRL 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8DC36F" w14:textId="77777777" w:rsidR="0002289C" w:rsidRPr="00283DE6" w:rsidRDefault="00562900">
            <w:pPr>
              <w:spacing w:after="40"/>
              <w:rPr>
                <w:lang w:val="ro-RO"/>
              </w:rPr>
            </w:pPr>
            <w:r w:rsidRPr="00283DE6">
              <w:rPr>
                <w:lang w:val="ro-RO"/>
              </w:rPr>
              <w:t>A4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8F31AB" w14:textId="77777777" w:rsidR="0002289C" w:rsidRPr="00283DE6" w:rsidRDefault="00562900">
            <w:pPr>
              <w:spacing w:after="40"/>
              <w:rPr>
                <w:lang w:val="ro-RO"/>
              </w:rPr>
            </w:pPr>
            <w:r w:rsidRPr="00283DE6">
              <w:rPr>
                <w:lang w:val="ro-RO"/>
              </w:rPr>
              <w:t>[L18]</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715DBD" w14:textId="77777777" w:rsidR="0002289C" w:rsidRPr="00283DE6" w:rsidRDefault="00562900">
            <w:pPr>
              <w:spacing w:after="40"/>
              <w:rPr>
                <w:lang w:val="ro-RO"/>
              </w:rPr>
            </w:pPr>
            <w:r w:rsidRPr="00283DE6">
              <w:rPr>
                <w:lang w:val="ro-RO"/>
              </w:rPr>
              <w:t>[Nume]</w:t>
            </w:r>
          </w:p>
        </w:tc>
      </w:tr>
      <w:tr w:rsidR="0002289C" w:rsidRPr="00283DE6" w14:paraId="1065BC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5380A7" w14:textId="77777777" w:rsidR="0002289C" w:rsidRPr="00283DE6" w:rsidRDefault="00562900">
            <w:pPr>
              <w:spacing w:after="40"/>
              <w:rPr>
                <w:lang w:val="ro-RO"/>
              </w:rPr>
            </w:pPr>
            <w:r w:rsidRPr="00283DE6">
              <w:rPr>
                <w:lang w:val="ro-RO"/>
              </w:rPr>
              <w:t>L4</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7B75EF" w14:textId="77777777" w:rsidR="0002289C" w:rsidRPr="00283DE6" w:rsidRDefault="00562900">
            <w:pPr>
              <w:spacing w:after="40"/>
              <w:rPr>
                <w:lang w:val="ro-RO"/>
              </w:rPr>
            </w:pPr>
            <w:r w:rsidRPr="00283DE6">
              <w:rPr>
                <w:lang w:val="ro-RO"/>
              </w:rPr>
              <w:t>[Raport științific final + publicație/comunicare]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6847FD" w14:textId="77777777" w:rsidR="0002289C" w:rsidRPr="00283DE6" w:rsidRDefault="00562900">
            <w:pPr>
              <w:spacing w:after="40"/>
              <w:rPr>
                <w:lang w:val="ro-RO"/>
              </w:rPr>
            </w:pPr>
            <w:r w:rsidRPr="00283DE6">
              <w:rPr>
                <w:lang w:val="ro-RO"/>
              </w:rPr>
              <w:t>A5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9E799F" w14:textId="77777777" w:rsidR="0002289C" w:rsidRPr="00283DE6" w:rsidRDefault="00562900">
            <w:pPr>
              <w:spacing w:after="40"/>
              <w:rPr>
                <w:lang w:val="ro-RO"/>
              </w:rPr>
            </w:pPr>
            <w:r w:rsidRPr="00283DE6">
              <w:rPr>
                <w:lang w:val="ro-RO"/>
              </w:rPr>
              <w:t>[L24]</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AC91E4" w14:textId="77777777" w:rsidR="0002289C" w:rsidRPr="00283DE6" w:rsidRDefault="00562900">
            <w:pPr>
              <w:spacing w:after="40"/>
              <w:rPr>
                <w:lang w:val="ro-RO"/>
              </w:rPr>
            </w:pPr>
            <w:r w:rsidRPr="00283DE6">
              <w:rPr>
                <w:lang w:val="ro-RO"/>
              </w:rPr>
              <w:t>[Nume]</w:t>
            </w:r>
          </w:p>
        </w:tc>
      </w:tr>
    </w:tbl>
    <w:p w14:paraId="29FBAC3F" w14:textId="77777777" w:rsidR="0002289C" w:rsidRPr="00283DE6" w:rsidRDefault="0002289C">
      <w:pPr>
        <w:spacing w:after="80"/>
        <w:rPr>
          <w:lang w:val="ro-RO"/>
        </w:rPr>
      </w:pPr>
    </w:p>
    <w:p w14:paraId="581BD307" w14:textId="77777777" w:rsidR="0002289C" w:rsidRPr="00283DE6" w:rsidRDefault="00562900">
      <w:pPr>
        <w:pStyle w:val="Heading1"/>
        <w:rPr>
          <w:lang w:val="ro-RO"/>
        </w:rPr>
      </w:pPr>
      <w:r w:rsidRPr="00283DE6">
        <w:rPr>
          <w:lang w:val="ro-RO"/>
        </w:rPr>
        <w:t>VI. IPOTEZE, INDICATORI ȘI REZULTATE AȘTEPTATE</w:t>
      </w:r>
    </w:p>
    <w:p w14:paraId="3E7B9DA4" w14:textId="7F2C9FCC" w:rsidR="0002289C" w:rsidRPr="00283DE6" w:rsidRDefault="00747572" w:rsidP="00747572">
      <w:pPr>
        <w:spacing w:after="80"/>
        <w:jc w:val="both"/>
        <w:rPr>
          <w:lang w:val="ro-RO"/>
        </w:rPr>
      </w:pPr>
      <w:r>
        <w:rPr>
          <w:lang w:val="ro-RO"/>
        </w:rPr>
        <w:t>Se vor puncta</w:t>
      </w:r>
      <w:r w:rsidR="00562900" w:rsidRPr="00283DE6">
        <w:rPr>
          <w:lang w:val="ro-RO"/>
        </w:rPr>
        <w:t xml:space="preserve"> ipoteze formulate clar și testabile, indicatori științifici cuantificabili (cu valori-țintă) pentru fiecare ipoteză, rezultate finale exprimate cantitativ.</w:t>
      </w:r>
    </w:p>
    <w:p w14:paraId="275B7E36" w14:textId="77777777" w:rsidR="0002289C" w:rsidRPr="00283DE6" w:rsidRDefault="00562900">
      <w:pPr>
        <w:pStyle w:val="Heading2"/>
        <w:rPr>
          <w:lang w:val="ro-RO"/>
        </w:rPr>
      </w:pPr>
      <w:r w:rsidRPr="00283DE6">
        <w:rPr>
          <w:lang w:val="ro-RO"/>
        </w:rPr>
        <w:t>6.1. Ipoteze de cercetare și întrebări de validare</w:t>
      </w:r>
    </w:p>
    <w:tbl>
      <w:tblPr>
        <w:tblW w:w="10080" w:type="dxa"/>
        <w:tblInd w:w="-1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590"/>
        <w:gridCol w:w="4196"/>
        <w:gridCol w:w="5274"/>
        <w:gridCol w:w="10"/>
      </w:tblGrid>
      <w:tr w:rsidR="0002289C" w:rsidRPr="00283DE6" w14:paraId="00818A85" w14:textId="77777777">
        <w:trPr>
          <w:gridBefore w:val="1"/>
          <w:wBefore w:w="10" w:type="dxa"/>
        </w:trPr>
        <w:tc>
          <w:tcPr>
            <w:tcW w:w="10080" w:type="dxa"/>
            <w:gridSpan w:val="4"/>
            <w:shd w:val="clear" w:color="auto" w:fill="DEEBF7"/>
            <w:tcMar>
              <w:top w:w="80" w:type="dxa"/>
              <w:left w:w="120" w:type="dxa"/>
              <w:bottom w:w="80" w:type="dxa"/>
              <w:right w:w="120" w:type="dxa"/>
            </w:tcMar>
          </w:tcPr>
          <w:p w14:paraId="7C05AB17" w14:textId="77777777" w:rsidR="0002289C" w:rsidRPr="00283DE6" w:rsidRDefault="00562900" w:rsidP="00A4608F">
            <w:pPr>
              <w:spacing w:before="40" w:after="60"/>
              <w:jc w:val="both"/>
              <w:rPr>
                <w:lang w:val="ro-RO"/>
              </w:rPr>
            </w:pPr>
            <w:r w:rsidRPr="00283DE6">
              <w:rPr>
                <w:b/>
                <w:bCs/>
                <w:color w:val="1F4E79"/>
                <w:lang w:val="ro-RO"/>
              </w:rPr>
              <w:t xml:space="preserve">✏ Instrucțiune: </w:t>
            </w:r>
            <w:r w:rsidRPr="00283DE6">
              <w:rPr>
                <w:lang w:val="ro-RO"/>
              </w:rPr>
              <w:t>Reformulați explicit ipotezele de cercetare (extinzând ipoteza principală din secțiunea 1.1) și asociați-le cu întrebările de validare la care proiectul oferă răspuns prin activitățile A1–A5.</w:t>
            </w:r>
          </w:p>
        </w:tc>
      </w:tr>
      <w:tr w:rsidR="0002289C" w:rsidRPr="00283DE6" w14:paraId="2302F7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6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4ABB8DB" w14:textId="77777777" w:rsidR="0002289C" w:rsidRPr="00283DE6" w:rsidRDefault="00562900">
            <w:pPr>
              <w:spacing w:after="40"/>
              <w:rPr>
                <w:lang w:val="ro-RO"/>
              </w:rPr>
            </w:pPr>
            <w:r w:rsidRPr="00283DE6">
              <w:rPr>
                <w:b/>
                <w:bCs/>
                <w:color w:val="FFFFFF"/>
                <w:lang w:val="ro-RO"/>
              </w:rPr>
              <w:t>Nr.</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DF674D" w14:textId="77777777" w:rsidR="0002289C" w:rsidRPr="00283DE6" w:rsidRDefault="00562900">
            <w:pPr>
              <w:spacing w:after="40"/>
              <w:rPr>
                <w:lang w:val="ro-RO"/>
              </w:rPr>
            </w:pPr>
            <w:r w:rsidRPr="00283DE6">
              <w:rPr>
                <w:b/>
                <w:bCs/>
                <w:color w:val="FFFFFF"/>
                <w:lang w:val="ro-RO"/>
              </w:rPr>
              <w:t>Ipoteză testabilă</w:t>
            </w:r>
          </w:p>
        </w:tc>
        <w:tc>
          <w:tcPr>
            <w:tcW w:w="5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78ACDB8" w14:textId="77777777" w:rsidR="0002289C" w:rsidRPr="00283DE6" w:rsidRDefault="00562900">
            <w:pPr>
              <w:spacing w:after="40"/>
              <w:rPr>
                <w:lang w:val="ro-RO"/>
              </w:rPr>
            </w:pPr>
            <w:r w:rsidRPr="00283DE6">
              <w:rPr>
                <w:b/>
                <w:bCs/>
                <w:color w:val="FFFFFF"/>
                <w:lang w:val="ro-RO"/>
              </w:rPr>
              <w:t>Întrebare de validare</w:t>
            </w:r>
          </w:p>
        </w:tc>
      </w:tr>
      <w:tr w:rsidR="0002289C" w:rsidRPr="00283DE6" w14:paraId="5DDF40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CFFE1D" w14:textId="77777777" w:rsidR="0002289C" w:rsidRPr="00283DE6" w:rsidRDefault="00562900">
            <w:pPr>
              <w:spacing w:after="40"/>
              <w:rPr>
                <w:lang w:val="ro-RO"/>
              </w:rPr>
            </w:pPr>
            <w:r w:rsidRPr="00283DE6">
              <w:rPr>
                <w:lang w:val="ro-RO"/>
              </w:rPr>
              <w:t>H1</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5476CE" w14:textId="77777777" w:rsidR="0002289C" w:rsidRPr="00283DE6" w:rsidRDefault="00562900">
            <w:pPr>
              <w:spacing w:after="40"/>
              <w:rPr>
                <w:lang w:val="ro-RO"/>
              </w:rPr>
            </w:pPr>
            <w:r w:rsidRPr="00283DE6">
              <w:rPr>
                <w:lang w:val="ro-RO"/>
              </w:rPr>
              <w:t>[Dacă … atunci … (formulare testabilă)]</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5E6F43" w14:textId="77777777" w:rsidR="0002289C" w:rsidRPr="00283DE6" w:rsidRDefault="00562900">
            <w:pPr>
              <w:spacing w:after="40"/>
              <w:rPr>
                <w:lang w:val="ro-RO"/>
              </w:rPr>
            </w:pPr>
            <w:r w:rsidRPr="00283DE6">
              <w:rPr>
                <w:lang w:val="ro-RO"/>
              </w:rPr>
              <w:t>[Întrebarea la care proiectul răspunde]</w:t>
            </w:r>
          </w:p>
        </w:tc>
      </w:tr>
      <w:tr w:rsidR="0002289C" w:rsidRPr="00283DE6" w14:paraId="1C0D06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C0137" w14:textId="77777777" w:rsidR="0002289C" w:rsidRPr="00283DE6" w:rsidRDefault="00562900">
            <w:pPr>
              <w:spacing w:after="40"/>
              <w:rPr>
                <w:lang w:val="ro-RO"/>
              </w:rPr>
            </w:pPr>
            <w:r w:rsidRPr="00283DE6">
              <w:rPr>
                <w:lang w:val="ro-RO"/>
              </w:rPr>
              <w:t>H2</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878A53" w14:textId="77777777" w:rsidR="0002289C" w:rsidRPr="00283DE6" w:rsidRDefault="00562900">
            <w:pPr>
              <w:spacing w:after="40"/>
              <w:rPr>
                <w:lang w:val="ro-RO"/>
              </w:rPr>
            </w:pPr>
            <w:r w:rsidRPr="00283DE6">
              <w:rPr>
                <w:lang w:val="ro-RO"/>
              </w:rPr>
              <w:t>[Ipoteză 2]</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D268D8" w14:textId="77777777" w:rsidR="0002289C" w:rsidRPr="00283DE6" w:rsidRDefault="00562900">
            <w:pPr>
              <w:spacing w:after="40"/>
              <w:rPr>
                <w:lang w:val="ro-RO"/>
              </w:rPr>
            </w:pPr>
            <w:r w:rsidRPr="00283DE6">
              <w:rPr>
                <w:lang w:val="ro-RO"/>
              </w:rPr>
              <w:t>[Întrebare]</w:t>
            </w:r>
          </w:p>
        </w:tc>
      </w:tr>
      <w:tr w:rsidR="0002289C" w:rsidRPr="00283DE6" w14:paraId="74557D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BA7DE5" w14:textId="77777777" w:rsidR="0002289C" w:rsidRPr="00283DE6" w:rsidRDefault="00562900">
            <w:pPr>
              <w:spacing w:after="40"/>
              <w:rPr>
                <w:lang w:val="ro-RO"/>
              </w:rPr>
            </w:pPr>
            <w:r w:rsidRPr="00283DE6">
              <w:rPr>
                <w:lang w:val="ro-RO"/>
              </w:rPr>
              <w:t>H3</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C9F0C" w14:textId="77777777" w:rsidR="0002289C" w:rsidRPr="00283DE6" w:rsidRDefault="00562900">
            <w:pPr>
              <w:spacing w:after="40"/>
              <w:rPr>
                <w:lang w:val="ro-RO"/>
              </w:rPr>
            </w:pPr>
            <w:r w:rsidRPr="00283DE6">
              <w:rPr>
                <w:lang w:val="ro-RO"/>
              </w:rPr>
              <w:t>[Ipoteză 3]</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EE5592" w14:textId="77777777" w:rsidR="0002289C" w:rsidRPr="00283DE6" w:rsidRDefault="00562900">
            <w:pPr>
              <w:spacing w:after="40"/>
              <w:rPr>
                <w:lang w:val="ro-RO"/>
              </w:rPr>
            </w:pPr>
            <w:r w:rsidRPr="00283DE6">
              <w:rPr>
                <w:lang w:val="ro-RO"/>
              </w:rPr>
              <w:t>[Întrebare]</w:t>
            </w:r>
          </w:p>
        </w:tc>
      </w:tr>
    </w:tbl>
    <w:p w14:paraId="0EAC6D91" w14:textId="77777777" w:rsidR="0002289C" w:rsidRPr="00283DE6" w:rsidRDefault="0002289C">
      <w:pPr>
        <w:spacing w:after="80"/>
        <w:rPr>
          <w:lang w:val="ro-RO"/>
        </w:rPr>
      </w:pPr>
    </w:p>
    <w:p w14:paraId="07F40C8D" w14:textId="77777777" w:rsidR="0002289C" w:rsidRPr="00283DE6" w:rsidRDefault="00562900">
      <w:pPr>
        <w:pStyle w:val="Heading2"/>
        <w:rPr>
          <w:lang w:val="ro-RO"/>
        </w:rPr>
      </w:pPr>
      <w:r w:rsidRPr="00283DE6">
        <w:rPr>
          <w:lang w:val="ro-RO"/>
        </w:rPr>
        <w:t>6.2. Indicatori științifici și tehnici măsurabili — cu valori-țintă</w:t>
      </w:r>
    </w:p>
    <w:tbl>
      <w:tblPr>
        <w:tblW w:w="10080" w:type="dxa"/>
        <w:tblInd w:w="-10" w:type="dxa"/>
        <w:tblBorders>
          <w:top w:val="single" w:sz="4" w:space="0" w:color="843C0C"/>
          <w:left w:val="single" w:sz="12" w:space="0" w:color="843C0C"/>
          <w:bottom w:val="single" w:sz="4" w:space="0" w:color="843C0C"/>
          <w:right w:val="single" w:sz="4" w:space="0" w:color="843C0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589"/>
        <w:gridCol w:w="1798"/>
        <w:gridCol w:w="2397"/>
        <w:gridCol w:w="1798"/>
        <w:gridCol w:w="1499"/>
        <w:gridCol w:w="1979"/>
        <w:gridCol w:w="10"/>
      </w:tblGrid>
      <w:tr w:rsidR="0002289C" w:rsidRPr="00283DE6" w14:paraId="5A9CBD9F" w14:textId="77777777">
        <w:trPr>
          <w:gridBefore w:val="1"/>
          <w:wBefore w:w="10" w:type="dxa"/>
        </w:trPr>
        <w:tc>
          <w:tcPr>
            <w:tcW w:w="10080" w:type="dxa"/>
            <w:gridSpan w:val="7"/>
            <w:shd w:val="clear" w:color="auto" w:fill="FBE5D6"/>
            <w:tcMar>
              <w:top w:w="80" w:type="dxa"/>
              <w:left w:w="120" w:type="dxa"/>
              <w:bottom w:w="80" w:type="dxa"/>
              <w:right w:w="120" w:type="dxa"/>
            </w:tcMar>
          </w:tcPr>
          <w:p w14:paraId="38922B87" w14:textId="45B884E7" w:rsidR="0002289C" w:rsidRPr="00283DE6" w:rsidRDefault="00562900">
            <w:pPr>
              <w:spacing w:before="40" w:after="60"/>
              <w:rPr>
                <w:lang w:val="ro-RO"/>
              </w:rPr>
            </w:pPr>
            <w:r w:rsidRPr="00283DE6">
              <w:rPr>
                <w:b/>
                <w:bCs/>
                <w:color w:val="843C0C"/>
                <w:lang w:val="ro-RO"/>
              </w:rPr>
              <w:t xml:space="preserve">⚠ Atenție: </w:t>
            </w:r>
            <w:r w:rsidRPr="00283DE6">
              <w:rPr>
                <w:lang w:val="ro-RO"/>
              </w:rPr>
              <w:t xml:space="preserve">Pentru fiecare ipoteză sunt obligatorii indicatori cuantificabili cu valori-țintă specifice. </w:t>
            </w:r>
          </w:p>
        </w:tc>
      </w:tr>
      <w:tr w:rsidR="0002289C" w:rsidRPr="00283DE6" w14:paraId="65437C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6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2365F6" w14:textId="77777777" w:rsidR="0002289C" w:rsidRPr="00283DE6" w:rsidRDefault="00562900">
            <w:pPr>
              <w:spacing w:after="40"/>
              <w:rPr>
                <w:lang w:val="ro-RO"/>
              </w:rPr>
            </w:pPr>
            <w:r w:rsidRPr="00283DE6">
              <w:rPr>
                <w:b/>
                <w:bCs/>
                <w:color w:val="FFFFFF"/>
                <w:lang w:val="ro-RO"/>
              </w:rPr>
              <w:t>Nr.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B0B691B" w14:textId="77777777" w:rsidR="0002289C" w:rsidRPr="00283DE6" w:rsidRDefault="00562900">
            <w:pPr>
              <w:spacing w:after="40"/>
              <w:rPr>
                <w:lang w:val="ro-RO"/>
              </w:rPr>
            </w:pPr>
            <w:r w:rsidRPr="00283DE6">
              <w:rPr>
                <w:b/>
                <w:bCs/>
                <w:color w:val="FFFFFF"/>
                <w:lang w:val="ro-RO"/>
              </w:rPr>
              <w:t>Ipoteza asociată</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CC0961" w14:textId="77777777" w:rsidR="0002289C" w:rsidRPr="00283DE6" w:rsidRDefault="00562900">
            <w:pPr>
              <w:spacing w:after="40"/>
              <w:rPr>
                <w:lang w:val="ro-RO"/>
              </w:rPr>
            </w:pPr>
            <w:r w:rsidRPr="00283DE6">
              <w:rPr>
                <w:b/>
                <w:bCs/>
                <w:color w:val="FFFFFF"/>
                <w:lang w:val="ro-RO"/>
              </w:rPr>
              <w:t>Denumire indicator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190762D" w14:textId="77777777" w:rsidR="0002289C" w:rsidRPr="00283DE6" w:rsidRDefault="00562900">
            <w:pPr>
              <w:spacing w:after="40"/>
              <w:rPr>
                <w:lang w:val="ro-RO"/>
              </w:rPr>
            </w:pPr>
            <w:r w:rsidRPr="00283DE6">
              <w:rPr>
                <w:b/>
                <w:bCs/>
                <w:color w:val="FFFFFF"/>
                <w:lang w:val="ro-RO"/>
              </w:rPr>
              <w:t>Unitate de măsură</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E126F12" w14:textId="77777777" w:rsidR="0002289C" w:rsidRPr="00283DE6" w:rsidRDefault="00562900">
            <w:pPr>
              <w:spacing w:after="40"/>
              <w:rPr>
                <w:lang w:val="ro-RO"/>
              </w:rPr>
            </w:pPr>
            <w:r w:rsidRPr="00283DE6">
              <w:rPr>
                <w:b/>
                <w:bCs/>
                <w:color w:val="FFFFFF"/>
                <w:lang w:val="ro-RO"/>
              </w:rPr>
              <w:t>Valoare-țintă</w:t>
            </w:r>
          </w:p>
        </w:tc>
        <w:tc>
          <w:tcPr>
            <w:tcW w:w="19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3BCD65" w14:textId="77777777" w:rsidR="0002289C" w:rsidRPr="00283DE6" w:rsidRDefault="00562900">
            <w:pPr>
              <w:spacing w:after="40"/>
              <w:rPr>
                <w:lang w:val="ro-RO"/>
              </w:rPr>
            </w:pPr>
            <w:r w:rsidRPr="00283DE6">
              <w:rPr>
                <w:b/>
                <w:bCs/>
                <w:color w:val="FFFFFF"/>
                <w:lang w:val="ro-RO"/>
              </w:rPr>
              <w:t>Metodă de măsurare</w:t>
            </w:r>
          </w:p>
        </w:tc>
      </w:tr>
      <w:tr w:rsidR="0002289C" w:rsidRPr="00283DE6" w14:paraId="0CCDA8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1D4746" w14:textId="77777777" w:rsidR="0002289C" w:rsidRPr="00283DE6" w:rsidRDefault="00562900">
            <w:pPr>
              <w:spacing w:after="40"/>
              <w:rPr>
                <w:lang w:val="ro-RO"/>
              </w:rPr>
            </w:pPr>
            <w:r w:rsidRPr="00283DE6">
              <w:rPr>
                <w:lang w:val="ro-RO"/>
              </w:rPr>
              <w:t>I1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442FD5" w14:textId="77777777" w:rsidR="0002289C" w:rsidRPr="00283DE6" w:rsidRDefault="00562900">
            <w:pPr>
              <w:spacing w:after="40"/>
              <w:rPr>
                <w:lang w:val="ro-RO"/>
              </w:rPr>
            </w:pPr>
            <w:r w:rsidRPr="00283DE6">
              <w:rPr>
                <w:lang w:val="ro-RO"/>
              </w:rPr>
              <w:t>H1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BCB55" w14:textId="77777777" w:rsidR="0002289C" w:rsidRPr="00283DE6" w:rsidRDefault="00562900">
            <w:pPr>
              <w:spacing w:after="40"/>
              <w:rPr>
                <w:lang w:val="ro-RO"/>
              </w:rPr>
            </w:pPr>
            <w:r w:rsidRPr="00283DE6">
              <w:rPr>
                <w:lang w:val="ro-RO"/>
              </w:rPr>
              <w:t>[ex.: Acuratețe predicție]</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E44443" w14:textId="77777777" w:rsidR="0002289C" w:rsidRPr="00283DE6" w:rsidRDefault="00562900">
            <w:pPr>
              <w:spacing w:after="40"/>
              <w:rPr>
                <w:lang w:val="ro-RO"/>
              </w:rPr>
            </w:pPr>
            <w:r w:rsidRPr="00283DE6">
              <w:rPr>
                <w:lang w:val="ro-RO"/>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1B83A7" w14:textId="77777777" w:rsidR="0002289C" w:rsidRPr="00283DE6" w:rsidRDefault="00562900">
            <w:pPr>
              <w:spacing w:after="40"/>
              <w:rPr>
                <w:lang w:val="ro-RO"/>
              </w:rPr>
            </w:pPr>
            <w:r w:rsidRPr="00283DE6">
              <w:rPr>
                <w:lang w:val="ro-RO"/>
              </w:rPr>
              <w:t>[≥ 95%]</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9651D1" w14:textId="77777777" w:rsidR="0002289C" w:rsidRPr="00283DE6" w:rsidRDefault="00562900">
            <w:pPr>
              <w:spacing w:after="40"/>
              <w:rPr>
                <w:lang w:val="ro-RO"/>
              </w:rPr>
            </w:pPr>
            <w:r w:rsidRPr="00283DE6">
              <w:rPr>
                <w:lang w:val="ro-RO"/>
              </w:rPr>
              <w:t>[Validare cross-fold pe set test]</w:t>
            </w:r>
          </w:p>
        </w:tc>
      </w:tr>
      <w:tr w:rsidR="0002289C" w:rsidRPr="00283DE6" w14:paraId="742C18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D74CF1" w14:textId="77777777" w:rsidR="0002289C" w:rsidRPr="00283DE6" w:rsidRDefault="00562900">
            <w:pPr>
              <w:spacing w:after="40"/>
              <w:rPr>
                <w:lang w:val="ro-RO"/>
              </w:rPr>
            </w:pPr>
            <w:r w:rsidRPr="00283DE6">
              <w:rPr>
                <w:lang w:val="ro-RO"/>
              </w:rPr>
              <w:t>I2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AF8B27" w14:textId="77777777" w:rsidR="0002289C" w:rsidRPr="00283DE6" w:rsidRDefault="00562900">
            <w:pPr>
              <w:spacing w:after="40"/>
              <w:rPr>
                <w:lang w:val="ro-RO"/>
              </w:rPr>
            </w:pPr>
            <w:r w:rsidRPr="00283DE6">
              <w:rPr>
                <w:lang w:val="ro-RO"/>
              </w:rPr>
              <w:t>H1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7A033B" w14:textId="77777777" w:rsidR="0002289C" w:rsidRPr="00283DE6" w:rsidRDefault="00562900">
            <w:pPr>
              <w:spacing w:after="40"/>
              <w:rPr>
                <w:lang w:val="ro-RO"/>
              </w:rPr>
            </w:pPr>
            <w:r w:rsidRPr="00283DE6">
              <w:rPr>
                <w:lang w:val="ro-RO"/>
              </w:rPr>
              <w:t>[ex.: Timp procesare]</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DA9A6B" w14:textId="77777777" w:rsidR="0002289C" w:rsidRPr="00283DE6" w:rsidRDefault="00562900">
            <w:pPr>
              <w:spacing w:after="40"/>
              <w:rPr>
                <w:lang w:val="ro-RO"/>
              </w:rPr>
            </w:pPr>
            <w:r w:rsidRPr="00283DE6">
              <w:rPr>
                <w:lang w:val="ro-RO"/>
              </w:rPr>
              <w:t>[ms]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62C63F" w14:textId="77777777" w:rsidR="0002289C" w:rsidRPr="00283DE6" w:rsidRDefault="00562900">
            <w:pPr>
              <w:spacing w:after="40"/>
              <w:rPr>
                <w:lang w:val="ro-RO"/>
              </w:rPr>
            </w:pPr>
            <w:r w:rsidRPr="00283DE6">
              <w:rPr>
                <w:lang w:val="ro-RO"/>
              </w:rPr>
              <w:t>[≤ 50 ms]</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5C54BF" w14:textId="77777777" w:rsidR="0002289C" w:rsidRPr="00283DE6" w:rsidRDefault="00562900">
            <w:pPr>
              <w:spacing w:after="40"/>
              <w:rPr>
                <w:lang w:val="ro-RO"/>
              </w:rPr>
            </w:pPr>
            <w:r w:rsidRPr="00283DE6">
              <w:rPr>
                <w:lang w:val="ro-RO"/>
              </w:rPr>
              <w:t>[Benchmarking pe setup standard]</w:t>
            </w:r>
          </w:p>
        </w:tc>
      </w:tr>
      <w:tr w:rsidR="0002289C" w:rsidRPr="00283DE6" w14:paraId="55AF5C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C31C05" w14:textId="77777777" w:rsidR="0002289C" w:rsidRPr="00283DE6" w:rsidRDefault="00562900">
            <w:pPr>
              <w:spacing w:after="40"/>
              <w:rPr>
                <w:lang w:val="ro-RO"/>
              </w:rPr>
            </w:pPr>
            <w:r w:rsidRPr="00283DE6">
              <w:rPr>
                <w:lang w:val="ro-RO"/>
              </w:rPr>
              <w:t>I3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16D325" w14:textId="77777777" w:rsidR="0002289C" w:rsidRPr="00283DE6" w:rsidRDefault="00562900">
            <w:pPr>
              <w:spacing w:after="40"/>
              <w:rPr>
                <w:lang w:val="ro-RO"/>
              </w:rPr>
            </w:pPr>
            <w:r w:rsidRPr="00283DE6">
              <w:rPr>
                <w:lang w:val="ro-RO"/>
              </w:rPr>
              <w:t>H2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AEF86D" w14:textId="77777777" w:rsidR="0002289C" w:rsidRPr="00283DE6" w:rsidRDefault="00562900">
            <w:pPr>
              <w:spacing w:after="40"/>
              <w:rPr>
                <w:lang w:val="ro-RO"/>
              </w:rPr>
            </w:pPr>
            <w:r w:rsidRPr="00283DE6">
              <w:rPr>
                <w:lang w:val="ro-RO"/>
              </w:rPr>
              <w:t>[Indicator]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7D3A19" w14:textId="77777777" w:rsidR="0002289C" w:rsidRPr="00283DE6" w:rsidRDefault="00562900">
            <w:pPr>
              <w:spacing w:after="40"/>
              <w:rPr>
                <w:lang w:val="ro-RO"/>
              </w:rPr>
            </w:pPr>
            <w:r w:rsidRPr="00283DE6">
              <w:rPr>
                <w:lang w:val="ro-RO"/>
              </w:rPr>
              <w:t>[U.M.]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2ABC60" w14:textId="77777777" w:rsidR="0002289C" w:rsidRPr="00283DE6" w:rsidRDefault="00562900">
            <w:pPr>
              <w:spacing w:after="40"/>
              <w:rPr>
                <w:lang w:val="ro-RO"/>
              </w:rPr>
            </w:pPr>
            <w:r w:rsidRPr="00283DE6">
              <w:rPr>
                <w:lang w:val="ro-RO"/>
              </w:rPr>
              <w:t>[Valoare]</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89B345" w14:textId="77777777" w:rsidR="0002289C" w:rsidRPr="00283DE6" w:rsidRDefault="00562900">
            <w:pPr>
              <w:spacing w:after="40"/>
              <w:rPr>
                <w:lang w:val="ro-RO"/>
              </w:rPr>
            </w:pPr>
            <w:r w:rsidRPr="00283DE6">
              <w:rPr>
                <w:lang w:val="ro-RO"/>
              </w:rPr>
              <w:t>[Metodă]</w:t>
            </w:r>
          </w:p>
        </w:tc>
      </w:tr>
      <w:tr w:rsidR="0002289C" w:rsidRPr="00283DE6" w14:paraId="4CC571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86D166" w14:textId="77777777" w:rsidR="0002289C" w:rsidRPr="00283DE6" w:rsidRDefault="00562900">
            <w:pPr>
              <w:spacing w:after="40"/>
              <w:rPr>
                <w:lang w:val="ro-RO"/>
              </w:rPr>
            </w:pPr>
            <w:r w:rsidRPr="00283DE6">
              <w:rPr>
                <w:lang w:val="ro-RO"/>
              </w:rPr>
              <w:t>I4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1C1C1C" w14:textId="77777777" w:rsidR="0002289C" w:rsidRPr="00283DE6" w:rsidRDefault="00562900">
            <w:pPr>
              <w:spacing w:after="40"/>
              <w:rPr>
                <w:lang w:val="ro-RO"/>
              </w:rPr>
            </w:pPr>
            <w:r w:rsidRPr="00283DE6">
              <w:rPr>
                <w:lang w:val="ro-RO"/>
              </w:rPr>
              <w:t>H2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6F20C9" w14:textId="77777777" w:rsidR="0002289C" w:rsidRPr="00283DE6" w:rsidRDefault="00562900">
            <w:pPr>
              <w:spacing w:after="40"/>
              <w:rPr>
                <w:lang w:val="ro-RO"/>
              </w:rPr>
            </w:pPr>
            <w:r w:rsidRPr="00283DE6">
              <w:rPr>
                <w:lang w:val="ro-RO"/>
              </w:rPr>
              <w:t>[Indicator]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4984DB" w14:textId="77777777" w:rsidR="0002289C" w:rsidRPr="00283DE6" w:rsidRDefault="00562900">
            <w:pPr>
              <w:spacing w:after="40"/>
              <w:rPr>
                <w:lang w:val="ro-RO"/>
              </w:rPr>
            </w:pPr>
            <w:r w:rsidRPr="00283DE6">
              <w:rPr>
                <w:lang w:val="ro-RO"/>
              </w:rPr>
              <w:t>[U.M.]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7A841F" w14:textId="77777777" w:rsidR="0002289C" w:rsidRPr="00283DE6" w:rsidRDefault="00562900">
            <w:pPr>
              <w:spacing w:after="40"/>
              <w:rPr>
                <w:lang w:val="ro-RO"/>
              </w:rPr>
            </w:pPr>
            <w:r w:rsidRPr="00283DE6">
              <w:rPr>
                <w:lang w:val="ro-RO"/>
              </w:rPr>
              <w:t>[Valoare]</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2B8CCE" w14:textId="77777777" w:rsidR="0002289C" w:rsidRPr="00283DE6" w:rsidRDefault="00562900">
            <w:pPr>
              <w:spacing w:after="40"/>
              <w:rPr>
                <w:lang w:val="ro-RO"/>
              </w:rPr>
            </w:pPr>
            <w:r w:rsidRPr="00283DE6">
              <w:rPr>
                <w:lang w:val="ro-RO"/>
              </w:rPr>
              <w:t>[Metodă]</w:t>
            </w:r>
          </w:p>
        </w:tc>
      </w:tr>
      <w:tr w:rsidR="0002289C" w:rsidRPr="00283DE6" w14:paraId="1E2316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AFBE87" w14:textId="77777777" w:rsidR="0002289C" w:rsidRPr="00283DE6" w:rsidRDefault="00562900">
            <w:pPr>
              <w:spacing w:after="40"/>
              <w:rPr>
                <w:lang w:val="ro-RO"/>
              </w:rPr>
            </w:pPr>
            <w:r w:rsidRPr="00283DE6">
              <w:rPr>
                <w:lang w:val="ro-RO"/>
              </w:rPr>
              <w:t>I5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2D1470" w14:textId="77777777" w:rsidR="0002289C" w:rsidRPr="00283DE6" w:rsidRDefault="00562900">
            <w:pPr>
              <w:spacing w:after="40"/>
              <w:rPr>
                <w:lang w:val="ro-RO"/>
              </w:rPr>
            </w:pPr>
            <w:r w:rsidRPr="00283DE6">
              <w:rPr>
                <w:lang w:val="ro-RO"/>
              </w:rPr>
              <w:t>H3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75ECE5" w14:textId="77777777" w:rsidR="0002289C" w:rsidRPr="00283DE6" w:rsidRDefault="00562900">
            <w:pPr>
              <w:spacing w:after="40"/>
              <w:rPr>
                <w:lang w:val="ro-RO"/>
              </w:rPr>
            </w:pPr>
            <w:r w:rsidRPr="00283DE6">
              <w:rPr>
                <w:lang w:val="ro-RO"/>
              </w:rPr>
              <w:t>[Indicator]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DEFB8" w14:textId="77777777" w:rsidR="0002289C" w:rsidRPr="00283DE6" w:rsidRDefault="00562900">
            <w:pPr>
              <w:spacing w:after="40"/>
              <w:rPr>
                <w:lang w:val="ro-RO"/>
              </w:rPr>
            </w:pPr>
            <w:r w:rsidRPr="00283DE6">
              <w:rPr>
                <w:lang w:val="ro-RO"/>
              </w:rPr>
              <w:t>[U.M.]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B26093" w14:textId="77777777" w:rsidR="0002289C" w:rsidRPr="00283DE6" w:rsidRDefault="00562900">
            <w:pPr>
              <w:spacing w:after="40"/>
              <w:rPr>
                <w:lang w:val="ro-RO"/>
              </w:rPr>
            </w:pPr>
            <w:r w:rsidRPr="00283DE6">
              <w:rPr>
                <w:lang w:val="ro-RO"/>
              </w:rPr>
              <w:t>[Valoare]</w:t>
            </w:r>
          </w:p>
        </w:tc>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FD59F" w14:textId="77777777" w:rsidR="0002289C" w:rsidRPr="00283DE6" w:rsidRDefault="00562900">
            <w:pPr>
              <w:spacing w:after="40"/>
              <w:rPr>
                <w:lang w:val="ro-RO"/>
              </w:rPr>
            </w:pPr>
            <w:r w:rsidRPr="00283DE6">
              <w:rPr>
                <w:lang w:val="ro-RO"/>
              </w:rPr>
              <w:t>[Metodă]</w:t>
            </w:r>
          </w:p>
        </w:tc>
      </w:tr>
    </w:tbl>
    <w:p w14:paraId="43108ED0" w14:textId="77777777" w:rsidR="0002289C" w:rsidRPr="00283DE6" w:rsidRDefault="0002289C">
      <w:pPr>
        <w:spacing w:after="80"/>
        <w:rPr>
          <w:lang w:val="ro-RO"/>
        </w:rPr>
      </w:pPr>
    </w:p>
    <w:p w14:paraId="6D43A8F6" w14:textId="77777777" w:rsidR="0002289C" w:rsidRPr="00283DE6" w:rsidRDefault="00562900">
      <w:pPr>
        <w:pStyle w:val="Heading2"/>
        <w:rPr>
          <w:lang w:val="ro-RO"/>
        </w:rPr>
      </w:pPr>
      <w:r w:rsidRPr="00283DE6">
        <w:rPr>
          <w:lang w:val="ro-RO"/>
        </w:rPr>
        <w:t>6.3. Rezultate științifice cuantificabile la finalul proiectului</w:t>
      </w:r>
    </w:p>
    <w:tbl>
      <w:tblPr>
        <w:tblW w:w="10080" w:type="dxa"/>
        <w:tblInd w:w="-1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
        <w:gridCol w:w="589"/>
        <w:gridCol w:w="3197"/>
        <w:gridCol w:w="2198"/>
        <w:gridCol w:w="4076"/>
        <w:gridCol w:w="10"/>
      </w:tblGrid>
      <w:tr w:rsidR="0002289C" w:rsidRPr="00283DE6" w14:paraId="76467A07" w14:textId="77777777">
        <w:trPr>
          <w:gridBefore w:val="1"/>
          <w:wBefore w:w="10" w:type="dxa"/>
        </w:trPr>
        <w:tc>
          <w:tcPr>
            <w:tcW w:w="10080" w:type="dxa"/>
            <w:gridSpan w:val="5"/>
            <w:shd w:val="clear" w:color="auto" w:fill="DEEBF7"/>
            <w:tcMar>
              <w:top w:w="80" w:type="dxa"/>
              <w:left w:w="120" w:type="dxa"/>
              <w:bottom w:w="80" w:type="dxa"/>
              <w:right w:w="120" w:type="dxa"/>
            </w:tcMar>
          </w:tcPr>
          <w:p w14:paraId="57B5D8AE" w14:textId="6DD9A9D0" w:rsidR="0002289C" w:rsidRPr="00283DE6" w:rsidRDefault="00562900">
            <w:pPr>
              <w:spacing w:before="40" w:after="60"/>
              <w:rPr>
                <w:lang w:val="ro-RO"/>
              </w:rPr>
            </w:pPr>
            <w:r w:rsidRPr="00283DE6">
              <w:rPr>
                <w:b/>
                <w:bCs/>
                <w:color w:val="1F4E79"/>
                <w:lang w:val="ro-RO"/>
              </w:rPr>
              <w:t xml:space="preserve">✏ Instrucțiune: </w:t>
            </w:r>
            <w:r w:rsidRPr="00283DE6">
              <w:rPr>
                <w:lang w:val="ro-RO"/>
              </w:rPr>
              <w:t>Sintetizați rezultatele finale așteptate (la TRL 5), exprimate cantitativ — îmbunătățiri măsurabile față de stadiul actual, performanțe tehnice, parametri.</w:t>
            </w:r>
          </w:p>
        </w:tc>
      </w:tr>
      <w:tr w:rsidR="0002289C" w:rsidRPr="00283DE6" w14:paraId="410A9B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blHeader/>
        </w:trPr>
        <w:tc>
          <w:tcPr>
            <w:tcW w:w="60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C45130" w14:textId="77777777" w:rsidR="0002289C" w:rsidRPr="00283DE6" w:rsidRDefault="00562900">
            <w:pPr>
              <w:spacing w:after="40"/>
              <w:rPr>
                <w:lang w:val="ro-RO"/>
              </w:rPr>
            </w:pPr>
            <w:r w:rsidRPr="00283DE6">
              <w:rPr>
                <w:b/>
                <w:bCs/>
                <w:color w:val="FFFFFF"/>
                <w:lang w:val="ro-RO"/>
              </w:rPr>
              <w:t>Nr.</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E6B4E9D" w14:textId="77777777" w:rsidR="0002289C" w:rsidRPr="00283DE6" w:rsidRDefault="00562900">
            <w:pPr>
              <w:spacing w:after="40"/>
              <w:rPr>
                <w:lang w:val="ro-RO"/>
              </w:rPr>
            </w:pPr>
            <w:r w:rsidRPr="00283DE6">
              <w:rPr>
                <w:b/>
                <w:bCs/>
                <w:color w:val="FFFFFF"/>
                <w:lang w:val="ro-RO"/>
              </w:rPr>
              <w:t>Rezultat științific final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5B3D55F" w14:textId="77777777" w:rsidR="0002289C" w:rsidRPr="00283DE6" w:rsidRDefault="00562900">
            <w:pPr>
              <w:spacing w:after="40"/>
              <w:rPr>
                <w:lang w:val="ro-RO"/>
              </w:rPr>
            </w:pPr>
            <w:r w:rsidRPr="00283DE6">
              <w:rPr>
                <w:b/>
                <w:bCs/>
                <w:color w:val="FFFFFF"/>
                <w:lang w:val="ro-RO"/>
              </w:rPr>
              <w:t>Stadiu actual (baseline)</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0D6C8F" w14:textId="77777777" w:rsidR="0002289C" w:rsidRPr="00283DE6" w:rsidRDefault="00562900">
            <w:pPr>
              <w:spacing w:after="40"/>
              <w:rPr>
                <w:lang w:val="ro-RO"/>
              </w:rPr>
            </w:pPr>
            <w:r w:rsidRPr="00283DE6">
              <w:rPr>
                <w:b/>
                <w:bCs/>
                <w:color w:val="FFFFFF"/>
                <w:lang w:val="ro-RO"/>
              </w:rPr>
              <w:t>Stadiu țintă post-proiect (cuantificat)</w:t>
            </w:r>
          </w:p>
        </w:tc>
      </w:tr>
      <w:tr w:rsidR="0002289C" w:rsidRPr="00283DE6" w14:paraId="107468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0F246F" w14:textId="77777777" w:rsidR="0002289C" w:rsidRPr="00283DE6" w:rsidRDefault="00562900">
            <w:pPr>
              <w:spacing w:after="40"/>
              <w:rPr>
                <w:lang w:val="ro-RO"/>
              </w:rPr>
            </w:pPr>
            <w:r w:rsidRPr="00283DE6">
              <w:rPr>
                <w:lang w:val="ro-RO"/>
              </w:rPr>
              <w:t>R1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582E7" w14:textId="77777777" w:rsidR="0002289C" w:rsidRPr="00283DE6" w:rsidRDefault="00562900">
            <w:pPr>
              <w:spacing w:after="40"/>
              <w:rPr>
                <w:lang w:val="ro-RO"/>
              </w:rPr>
            </w:pPr>
            <w:r w:rsidRPr="00283DE6">
              <w:rPr>
                <w:lang w:val="ro-RO"/>
              </w:rPr>
              <w:t>[Demonstrator funcțional X]</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ABA3D1" w14:textId="77777777" w:rsidR="0002289C" w:rsidRPr="00283DE6" w:rsidRDefault="00562900">
            <w:pPr>
              <w:spacing w:after="40"/>
              <w:rPr>
                <w:lang w:val="ro-RO"/>
              </w:rPr>
            </w:pPr>
            <w:r w:rsidRPr="00283DE6">
              <w:rPr>
                <w:lang w:val="ro-RO"/>
              </w:rPr>
              <w:t>[ex.: TRL 3, eficiență 60%]</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B88934" w14:textId="77777777" w:rsidR="0002289C" w:rsidRPr="00283DE6" w:rsidRDefault="00562900">
            <w:pPr>
              <w:spacing w:after="40"/>
              <w:rPr>
                <w:lang w:val="ro-RO"/>
              </w:rPr>
            </w:pPr>
            <w:r w:rsidRPr="00283DE6">
              <w:rPr>
                <w:lang w:val="ro-RO"/>
              </w:rPr>
              <w:t>[TRL 5, eficiență ≥ 85%]</w:t>
            </w:r>
          </w:p>
        </w:tc>
      </w:tr>
      <w:tr w:rsidR="0002289C" w:rsidRPr="00283DE6" w14:paraId="687CFC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DAFEAC" w14:textId="77777777" w:rsidR="0002289C" w:rsidRPr="00283DE6" w:rsidRDefault="00562900">
            <w:pPr>
              <w:spacing w:after="40"/>
              <w:rPr>
                <w:lang w:val="ro-RO"/>
              </w:rPr>
            </w:pPr>
            <w:r w:rsidRPr="00283DE6">
              <w:rPr>
                <w:lang w:val="ro-RO"/>
              </w:rPr>
              <w:t>R2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690172" w14:textId="77777777" w:rsidR="0002289C" w:rsidRPr="00283DE6" w:rsidRDefault="00562900">
            <w:pPr>
              <w:spacing w:after="40"/>
              <w:rPr>
                <w:lang w:val="ro-RO"/>
              </w:rPr>
            </w:pPr>
            <w:r w:rsidRPr="00283DE6">
              <w:rPr>
                <w:lang w:val="ro-RO"/>
              </w:rPr>
              <w:t>[Algoritm/model]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96102" w14:textId="77777777" w:rsidR="0002289C" w:rsidRPr="00283DE6" w:rsidRDefault="00562900">
            <w:pPr>
              <w:spacing w:after="40"/>
              <w:rPr>
                <w:lang w:val="ro-RO"/>
              </w:rPr>
            </w:pPr>
            <w:r w:rsidRPr="00283DE6">
              <w:rPr>
                <w:lang w:val="ro-RO"/>
              </w:rPr>
              <w:t>[Baseline]</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BB6777" w14:textId="77777777" w:rsidR="0002289C" w:rsidRPr="00283DE6" w:rsidRDefault="00562900">
            <w:pPr>
              <w:spacing w:after="40"/>
              <w:rPr>
                <w:lang w:val="ro-RO"/>
              </w:rPr>
            </w:pPr>
            <w:r w:rsidRPr="00283DE6">
              <w:rPr>
                <w:lang w:val="ro-RO"/>
              </w:rPr>
              <w:t>[Țintă cuantificată]</w:t>
            </w:r>
          </w:p>
        </w:tc>
      </w:tr>
      <w:tr w:rsidR="0002289C" w:rsidRPr="00283DE6" w14:paraId="1D9199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6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F4490A" w14:textId="77777777" w:rsidR="0002289C" w:rsidRPr="00283DE6" w:rsidRDefault="00562900">
            <w:pPr>
              <w:spacing w:after="40"/>
              <w:rPr>
                <w:lang w:val="ro-RO"/>
              </w:rPr>
            </w:pPr>
            <w:r w:rsidRPr="00283DE6">
              <w:rPr>
                <w:lang w:val="ro-RO"/>
              </w:rPr>
              <w:t>R3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A2BFFA" w14:textId="77777777" w:rsidR="0002289C" w:rsidRPr="00283DE6" w:rsidRDefault="00562900">
            <w:pPr>
              <w:spacing w:after="40"/>
              <w:rPr>
                <w:lang w:val="ro-RO"/>
              </w:rPr>
            </w:pPr>
            <w:r w:rsidRPr="00283DE6">
              <w:rPr>
                <w:lang w:val="ro-RO"/>
              </w:rPr>
              <w:t>[Publicație / comunicare științifică]</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ABAE43" w14:textId="77777777" w:rsidR="0002289C" w:rsidRPr="00283DE6" w:rsidRDefault="00562900">
            <w:pPr>
              <w:spacing w:after="40"/>
              <w:rPr>
                <w:lang w:val="ro-RO"/>
              </w:rPr>
            </w:pPr>
            <w:r w:rsidRPr="00283DE6">
              <w:rPr>
                <w:lang w:val="ro-RO"/>
              </w:rPr>
              <w:t>[—]</w:t>
            </w:r>
          </w:p>
        </w:tc>
        <w:tc>
          <w:tcPr>
            <w:tcW w:w="4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493562" w14:textId="77777777" w:rsidR="0002289C" w:rsidRPr="00283DE6" w:rsidRDefault="00562900">
            <w:pPr>
              <w:spacing w:after="40"/>
              <w:rPr>
                <w:lang w:val="ro-RO"/>
              </w:rPr>
            </w:pPr>
            <w:r w:rsidRPr="00283DE6">
              <w:rPr>
                <w:lang w:val="ro-RO"/>
              </w:rPr>
              <w:t>[≥ 1 publicație/comunicare în domeniu, în reviste/conferințe relevante]</w:t>
            </w:r>
          </w:p>
        </w:tc>
      </w:tr>
    </w:tbl>
    <w:p w14:paraId="75B8374C" w14:textId="77777777" w:rsidR="0002289C" w:rsidRPr="00283DE6" w:rsidRDefault="0002289C">
      <w:pPr>
        <w:spacing w:after="80"/>
        <w:rPr>
          <w:lang w:val="ro-RO"/>
        </w:rPr>
      </w:pPr>
    </w:p>
    <w:p w14:paraId="372E681B" w14:textId="77777777" w:rsidR="0002289C" w:rsidRPr="00283DE6" w:rsidRDefault="00562900">
      <w:pPr>
        <w:pStyle w:val="Heading2"/>
        <w:rPr>
          <w:lang w:val="ro-RO"/>
        </w:rPr>
      </w:pPr>
      <w:r w:rsidRPr="00283DE6">
        <w:rPr>
          <w:lang w:val="ro-RO"/>
        </w:rPr>
        <w:t>6.4. Impactul așteptat asupra competitivității și domeniului RIS3 BI</w:t>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1C8AB880" w14:textId="77777777">
        <w:tc>
          <w:tcPr>
            <w:tcW w:w="10080" w:type="dxa"/>
            <w:shd w:val="clear" w:color="auto" w:fill="DEEBF7"/>
            <w:tcMar>
              <w:top w:w="80" w:type="dxa"/>
              <w:left w:w="120" w:type="dxa"/>
              <w:bottom w:w="80" w:type="dxa"/>
              <w:right w:w="120" w:type="dxa"/>
            </w:tcMar>
          </w:tcPr>
          <w:p w14:paraId="0A5C9347" w14:textId="1CD074E5" w:rsidR="0002289C" w:rsidRPr="00283DE6" w:rsidRDefault="00562900" w:rsidP="00A73365">
            <w:pPr>
              <w:spacing w:before="40" w:after="60"/>
              <w:jc w:val="both"/>
              <w:rPr>
                <w:lang w:val="ro-RO"/>
              </w:rPr>
            </w:pPr>
            <w:r w:rsidRPr="00283DE6">
              <w:rPr>
                <w:b/>
                <w:bCs/>
                <w:color w:val="1F4E79"/>
                <w:lang w:val="ro-RO"/>
              </w:rPr>
              <w:t xml:space="preserve">✏ Instrucțiune: </w:t>
            </w:r>
            <w:r w:rsidRPr="00283DE6">
              <w:rPr>
                <w:lang w:val="ro-RO"/>
              </w:rPr>
              <w:t>Descrieți impactul așteptat asupra competitivității tehnologice, pieței și domeniului de specializare inteligentă vizat</w:t>
            </w:r>
            <w:r w:rsidR="00A73365">
              <w:rPr>
                <w:lang w:val="ro-RO"/>
              </w:rPr>
              <w:t>.</w:t>
            </w:r>
          </w:p>
        </w:tc>
      </w:tr>
      <w:tr w:rsidR="0002289C" w:rsidRPr="00283DE6" w14:paraId="508A0878" w14:textId="77777777">
        <w:tblPrEx>
          <w:tblBorders>
            <w:top w:val="single" w:sz="4" w:space="0" w:color="385723"/>
            <w:left w:val="single" w:sz="12" w:space="0" w:color="385723"/>
            <w:bottom w:val="single" w:sz="4" w:space="0" w:color="385723"/>
            <w:right w:val="single" w:sz="4" w:space="0" w:color="385723"/>
          </w:tblBorders>
        </w:tblPrEx>
        <w:tc>
          <w:tcPr>
            <w:tcW w:w="10080" w:type="dxa"/>
            <w:shd w:val="clear" w:color="auto" w:fill="E2EFDA"/>
            <w:tcMar>
              <w:top w:w="80" w:type="dxa"/>
              <w:left w:w="120" w:type="dxa"/>
              <w:bottom w:w="80" w:type="dxa"/>
              <w:right w:w="120" w:type="dxa"/>
            </w:tcMar>
          </w:tcPr>
          <w:p w14:paraId="10D4D8B3" w14:textId="77777777" w:rsidR="0002289C" w:rsidRPr="00283DE6" w:rsidRDefault="00562900" w:rsidP="00A73365">
            <w:pPr>
              <w:spacing w:before="40" w:after="60"/>
              <w:jc w:val="both"/>
              <w:rPr>
                <w:lang w:val="ro-RO"/>
              </w:rPr>
            </w:pPr>
            <w:r w:rsidRPr="00283DE6">
              <w:rPr>
                <w:b/>
                <w:bCs/>
                <w:color w:val="385723"/>
                <w:lang w:val="ro-RO"/>
              </w:rPr>
              <w:t xml:space="preserve">✔ Sfat: </w:t>
            </w:r>
            <w:r w:rsidRPr="00283DE6">
              <w:rPr>
                <w:lang w:val="ro-RO"/>
              </w:rPr>
              <w:t>Dacă este cazul, includeți contribuția proiectului la obiectivele de inovare europene și la reducerea dependențelor tehnologice strategice ale UE — argumentați explicit relevanța (acolo unde se aplică).</w:t>
            </w:r>
          </w:p>
        </w:tc>
      </w:tr>
    </w:tbl>
    <w:p w14:paraId="5A73BB55" w14:textId="77777777" w:rsidR="0002289C" w:rsidRPr="00283DE6" w:rsidRDefault="00562900">
      <w:pPr>
        <w:spacing w:after="80"/>
        <w:rPr>
          <w:lang w:val="ro-RO"/>
        </w:rPr>
      </w:pPr>
      <w:r w:rsidRPr="00283DE6">
        <w:rPr>
          <w:lang w:val="ro-RO"/>
        </w:rPr>
        <w:t>[Completați: Impactul tehnologic estimat constă în… Impactul asupra pieței… Contribuția la domeniul RIS3 BI… (dacă este cazul) Contribuția la reducerea dependențelor tehnologice strategice ale UE…]</w:t>
      </w:r>
    </w:p>
    <w:p w14:paraId="24E6A09F" w14:textId="525477F6" w:rsidR="0002289C" w:rsidRPr="00283DE6" w:rsidRDefault="0002289C">
      <w:pPr>
        <w:rPr>
          <w:lang w:val="ro-RO"/>
        </w:rPr>
      </w:pPr>
    </w:p>
    <w:p w14:paraId="3EACA717" w14:textId="496936E5" w:rsidR="0002289C" w:rsidRPr="00283DE6" w:rsidRDefault="00562900" w:rsidP="00FD6117">
      <w:pPr>
        <w:pStyle w:val="Heading1"/>
        <w:tabs>
          <w:tab w:val="left" w:pos="7864"/>
        </w:tabs>
        <w:rPr>
          <w:lang w:val="ro-RO"/>
        </w:rPr>
      </w:pPr>
      <w:r w:rsidRPr="00283DE6">
        <w:rPr>
          <w:lang w:val="ro-RO"/>
        </w:rPr>
        <w:t>VII. BIBLIOGRAFIE ȘI SURSE DE VALIDARE</w:t>
      </w:r>
      <w:r w:rsidR="00FD6117">
        <w:rPr>
          <w:lang w:val="ro-RO"/>
        </w:rPr>
        <w:tab/>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14:paraId="1DD210FD" w14:textId="77777777">
        <w:tc>
          <w:tcPr>
            <w:tcW w:w="10080" w:type="dxa"/>
            <w:shd w:val="clear" w:color="auto" w:fill="DEEBF7"/>
            <w:tcMar>
              <w:top w:w="80" w:type="dxa"/>
              <w:left w:w="120" w:type="dxa"/>
              <w:bottom w:w="80" w:type="dxa"/>
              <w:right w:w="120" w:type="dxa"/>
            </w:tcMar>
          </w:tcPr>
          <w:p w14:paraId="0092E118" w14:textId="77777777" w:rsidR="0002289C" w:rsidRPr="00283DE6" w:rsidRDefault="00562900" w:rsidP="00A73365">
            <w:pPr>
              <w:spacing w:before="40" w:after="60"/>
              <w:jc w:val="both"/>
              <w:rPr>
                <w:lang w:val="ro-RO"/>
              </w:rPr>
            </w:pPr>
            <w:r w:rsidRPr="00283DE6">
              <w:rPr>
                <w:b/>
                <w:bCs/>
                <w:color w:val="1F4E79"/>
                <w:lang w:val="ro-RO"/>
              </w:rPr>
              <w:t xml:space="preserve">✏ Instrucțiune: </w:t>
            </w:r>
            <w:r w:rsidRPr="00283DE6">
              <w:rPr>
                <w:lang w:val="ro-RO"/>
              </w:rPr>
              <w:t>Prezentați lista completă a publicațiilor, brevetelor, standardelor, rapoartelor și datelor care fundamentează raportul. Includeți și dovezile rezultatelor anterioare proprii (linkuri, DOI-uri, rapoarte de cercetare, cod sursă, prototipuri).</w:t>
            </w:r>
          </w:p>
        </w:tc>
      </w:tr>
      <w:tr w:rsidR="0002289C" w:rsidRPr="00283DE6" w14:paraId="7370BF42" w14:textId="77777777">
        <w:tblPrEx>
          <w:tblBorders>
            <w:top w:val="single" w:sz="4" w:space="0" w:color="843C0C"/>
            <w:left w:val="single" w:sz="12" w:space="0" w:color="843C0C"/>
            <w:bottom w:val="single" w:sz="4" w:space="0" w:color="843C0C"/>
            <w:right w:val="single" w:sz="4" w:space="0" w:color="843C0C"/>
          </w:tblBorders>
        </w:tblPrEx>
        <w:tc>
          <w:tcPr>
            <w:tcW w:w="10080" w:type="dxa"/>
            <w:shd w:val="clear" w:color="auto" w:fill="FBE5D6"/>
            <w:tcMar>
              <w:top w:w="80" w:type="dxa"/>
              <w:left w:w="120" w:type="dxa"/>
              <w:bottom w:w="80" w:type="dxa"/>
              <w:right w:w="120" w:type="dxa"/>
            </w:tcMar>
          </w:tcPr>
          <w:p w14:paraId="1EE28764" w14:textId="741901DB" w:rsidR="0002289C" w:rsidRPr="00283DE6" w:rsidRDefault="00562900">
            <w:pPr>
              <w:spacing w:before="40" w:after="60"/>
              <w:rPr>
                <w:lang w:val="ro-RO"/>
              </w:rPr>
            </w:pPr>
            <w:r w:rsidRPr="00283DE6">
              <w:rPr>
                <w:b/>
                <w:bCs/>
                <w:color w:val="843C0C"/>
                <w:lang w:val="ro-RO"/>
              </w:rPr>
              <w:t>⚠ Atenție</w:t>
            </w:r>
            <w:r w:rsidRPr="00A73365">
              <w:rPr>
                <w:b/>
                <w:bCs/>
                <w:color w:val="843C0C"/>
                <w:lang w:val="ro-RO"/>
              </w:rPr>
              <w:t xml:space="preserve">: </w:t>
            </w:r>
            <w:r w:rsidRPr="00A73365">
              <w:rPr>
                <w:lang w:val="ro-RO"/>
              </w:rPr>
              <w:t xml:space="preserve">Minim </w:t>
            </w:r>
            <w:r w:rsidR="00C5590A">
              <w:rPr>
                <w:lang w:val="ro-RO"/>
              </w:rPr>
              <w:t>3</w:t>
            </w:r>
            <w:r w:rsidRPr="00A73365">
              <w:rPr>
                <w:lang w:val="ro-RO"/>
              </w:rPr>
              <w:t xml:space="preserve"> surse științifice recente (publicate în ultimii 5 ani)</w:t>
            </w:r>
            <w:r w:rsidR="007448A1">
              <w:rPr>
                <w:lang w:val="ro-RO"/>
              </w:rPr>
              <w:t>.</w:t>
            </w:r>
            <w:del w:id="0" w:author="DELIA OPRISAN" w:date="2026-06-03T11:09:00Z">
              <w:r w:rsidRPr="0041264E" w:rsidDel="005640A8">
                <w:rPr>
                  <w:lang w:val="ro-RO"/>
                </w:rPr>
                <w:delText xml:space="preserve"> </w:delText>
              </w:r>
            </w:del>
          </w:p>
        </w:tc>
      </w:tr>
    </w:tbl>
    <w:p w14:paraId="47664AD0" w14:textId="77777777" w:rsidR="0002289C" w:rsidRPr="00283DE6" w:rsidRDefault="00562900">
      <w:pPr>
        <w:pStyle w:val="Heading3"/>
        <w:rPr>
          <w:lang w:val="ro-RO"/>
        </w:rPr>
      </w:pPr>
      <w:r w:rsidRPr="00283DE6">
        <w:rPr>
          <w:lang w:val="ro-RO"/>
        </w:rPr>
        <w:t>7.1. Publicații, brevete și standarde</w:t>
      </w:r>
    </w:p>
    <w:p w14:paraId="3A50EB26" w14:textId="77777777" w:rsidR="0002289C" w:rsidRPr="00283DE6" w:rsidRDefault="00562900">
      <w:pPr>
        <w:spacing w:after="80"/>
        <w:rPr>
          <w:lang w:val="ro-RO"/>
        </w:rPr>
      </w:pPr>
      <w:r w:rsidRPr="00283DE6">
        <w:rPr>
          <w:lang w:val="ro-RO"/>
        </w:rPr>
        <w:t>[Listați referințele bibliografice complete, în format consistent (APA, IEEE sau echivalent). Includeți DOI/ISBN/link verificabil pentru fiecare sursă.]</w:t>
      </w:r>
    </w:p>
    <w:p w14:paraId="4D59E59F" w14:textId="77777777" w:rsidR="0002289C" w:rsidRPr="00283DE6" w:rsidRDefault="00562900">
      <w:pPr>
        <w:pStyle w:val="Heading3"/>
        <w:rPr>
          <w:lang w:val="ro-RO"/>
        </w:rPr>
      </w:pPr>
      <w:r w:rsidRPr="00283DE6">
        <w:rPr>
          <w:lang w:val="ro-RO"/>
        </w:rPr>
        <w:t>7.2. Dovezi ale rezultatelor anterioare ale solicitantului</w:t>
      </w:r>
    </w:p>
    <w:p w14:paraId="0CCAF648" w14:textId="77777777" w:rsidR="0002289C" w:rsidRPr="00283DE6" w:rsidRDefault="00562900">
      <w:pPr>
        <w:spacing w:after="80"/>
        <w:rPr>
          <w:lang w:val="ro-RO"/>
        </w:rPr>
      </w:pPr>
      <w:r w:rsidRPr="00283DE6">
        <w:rPr>
          <w:lang w:val="ro-RO"/>
        </w:rPr>
        <w:t>[Listați linkuri/DOI/rapoarte/cod sursă/prototipuri proprii, care demonstrează nivelul TRL declarat la pornire — vezi Secțiunea II.]</w:t>
      </w:r>
    </w:p>
    <w:p w14:paraId="6156E2C0" w14:textId="0D8B0BAF" w:rsidR="0002289C" w:rsidRPr="00283DE6" w:rsidRDefault="0002289C">
      <w:pPr>
        <w:rPr>
          <w:lang w:val="ro-RO"/>
        </w:rPr>
      </w:pPr>
    </w:p>
    <w:p w14:paraId="5D45BB3C" w14:textId="77777777" w:rsidR="0002289C" w:rsidRPr="00283DE6" w:rsidRDefault="00562900">
      <w:pPr>
        <w:pStyle w:val="Heading1"/>
        <w:rPr>
          <w:lang w:val="ro-RO"/>
        </w:rPr>
      </w:pPr>
      <w:r w:rsidRPr="00283DE6">
        <w:rPr>
          <w:lang w:val="ro-RO"/>
        </w:rPr>
        <w:t>VIII. DECLARAȚIE ȘI SEMNĂTURI</w:t>
      </w:r>
    </w:p>
    <w:p w14:paraId="572CE4AE" w14:textId="77777777" w:rsidR="0002289C" w:rsidRPr="00283DE6" w:rsidRDefault="00562900" w:rsidP="007448A1">
      <w:pPr>
        <w:spacing w:after="80"/>
        <w:jc w:val="both"/>
        <w:rPr>
          <w:lang w:val="ro-RO"/>
        </w:rPr>
      </w:pPr>
      <w:r w:rsidRPr="00283DE6">
        <w:rPr>
          <w:i/>
          <w:iCs/>
          <w:lang w:val="ro-RO"/>
        </w:rPr>
        <w:t>„Subsemnatul/Subsemnații, în calitate de expert/colectiv de experți științifici care a/au elaborat prezentul Raport Științific, certificăm:</w:t>
      </w:r>
    </w:p>
    <w:p w14:paraId="704DD906" w14:textId="77777777" w:rsidR="0002289C" w:rsidRPr="00283DE6" w:rsidRDefault="00562900" w:rsidP="007448A1">
      <w:pPr>
        <w:pStyle w:val="ListParagraph"/>
        <w:numPr>
          <w:ilvl w:val="0"/>
          <w:numId w:val="2"/>
        </w:numPr>
        <w:spacing w:after="60"/>
        <w:jc w:val="both"/>
        <w:rPr>
          <w:lang w:val="ro-RO"/>
        </w:rPr>
      </w:pPr>
      <w:r w:rsidRPr="00283DE6">
        <w:rPr>
          <w:lang w:val="ro-RO"/>
        </w:rPr>
        <w:t>corectitudinea și obiectivitatea informațiilor și evaluărilor prezentate în acest raport;</w:t>
      </w:r>
    </w:p>
    <w:p w14:paraId="758BB802" w14:textId="77777777" w:rsidR="0002289C" w:rsidRPr="00283DE6" w:rsidRDefault="00562900" w:rsidP="007448A1">
      <w:pPr>
        <w:pStyle w:val="ListParagraph"/>
        <w:numPr>
          <w:ilvl w:val="0"/>
          <w:numId w:val="2"/>
        </w:numPr>
        <w:spacing w:after="60"/>
        <w:jc w:val="both"/>
        <w:rPr>
          <w:lang w:val="ro-RO"/>
        </w:rPr>
      </w:pPr>
      <w:r w:rsidRPr="00283DE6">
        <w:rPr>
          <w:lang w:val="ro-RO"/>
        </w:rPr>
        <w:t>atestarea nivelului TRL de pornire declarat (minim TRL 3) pe baza dovezilor prezentate în Secțiunea II;</w:t>
      </w:r>
    </w:p>
    <w:p w14:paraId="0C1F163F" w14:textId="1F343A88" w:rsidR="0002289C" w:rsidRPr="00283DE6" w:rsidRDefault="00562900" w:rsidP="007448A1">
      <w:pPr>
        <w:pStyle w:val="ListParagraph"/>
        <w:numPr>
          <w:ilvl w:val="0"/>
          <w:numId w:val="2"/>
        </w:numPr>
        <w:spacing w:after="60"/>
        <w:jc w:val="both"/>
        <w:rPr>
          <w:lang w:val="ro-RO"/>
        </w:rPr>
      </w:pPr>
      <w:r w:rsidRPr="00283DE6">
        <w:rPr>
          <w:lang w:val="ro-RO"/>
        </w:rPr>
        <w:t>fezabilitatea atingerii TRL 5 prin activitățile propuse, în condițiile resurselor descrise;</w:t>
      </w:r>
    </w:p>
    <w:p w14:paraId="1FA5298F" w14:textId="77777777" w:rsidR="0002289C" w:rsidRPr="00283DE6" w:rsidRDefault="00562900" w:rsidP="007448A1">
      <w:pPr>
        <w:pStyle w:val="ListParagraph"/>
        <w:numPr>
          <w:ilvl w:val="0"/>
          <w:numId w:val="2"/>
        </w:numPr>
        <w:spacing w:after="60"/>
        <w:jc w:val="both"/>
        <w:rPr>
          <w:lang w:val="ro-RO"/>
        </w:rPr>
      </w:pPr>
      <w:r w:rsidRPr="00283DE6">
        <w:rPr>
          <w:lang w:val="ro-RO"/>
        </w:rPr>
        <w:t>îndeplinirea cumulativă a cerințelor de eligibilitate ale expertului/colectivului prevăzute în Ghidul Solicitantului (≥ 5 ani experiență, ≥ 2 publicații în ultimii 10 ani, acreditări/certificări în domeniul RIS3 vizat);</w:t>
      </w:r>
    </w:p>
    <w:p w14:paraId="67A5E665" w14:textId="44734931" w:rsidR="0002289C" w:rsidRPr="0056768D" w:rsidRDefault="00562900" w:rsidP="0056768D">
      <w:pPr>
        <w:pStyle w:val="ListParagraph"/>
        <w:numPr>
          <w:ilvl w:val="0"/>
          <w:numId w:val="2"/>
        </w:numPr>
        <w:spacing w:after="80"/>
        <w:jc w:val="both"/>
        <w:rPr>
          <w:lang w:val="ro-RO"/>
        </w:rPr>
      </w:pPr>
      <w:r w:rsidRPr="0056768D">
        <w:rPr>
          <w:lang w:val="ro-RO"/>
        </w:rPr>
        <w:t>absența calității de angajat al beneficiarului (cu excepția cazului de expert intern explicit prevăzut de Ghid)</w:t>
      </w:r>
      <w:r w:rsidR="0056768D">
        <w:rPr>
          <w:lang w:val="ro-RO"/>
        </w:rPr>
        <w:t>.</w:t>
      </w:r>
    </w:p>
    <w:p w14:paraId="6284A2E1" w14:textId="77777777" w:rsidR="0002289C" w:rsidRPr="00283DE6" w:rsidRDefault="00562900">
      <w:pPr>
        <w:pStyle w:val="Heading3"/>
        <w:rPr>
          <w:lang w:val="ro-RO"/>
        </w:rPr>
      </w:pPr>
      <w:r w:rsidRPr="00283DE6">
        <w:rPr>
          <w:lang w:val="ro-RO"/>
        </w:rPr>
        <w:t>Identificarea expertului/colectivului semnatar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400"/>
        <w:gridCol w:w="2400"/>
        <w:gridCol w:w="2280"/>
      </w:tblGrid>
      <w:tr w:rsidR="0002289C" w:rsidRPr="00283DE6" w14:paraId="155301BA"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5698B0D" w14:textId="77777777" w:rsidR="0002289C" w:rsidRPr="00283DE6" w:rsidRDefault="00562900">
            <w:pPr>
              <w:spacing w:after="40"/>
              <w:rPr>
                <w:lang w:val="ro-RO"/>
              </w:rPr>
            </w:pPr>
            <w:r w:rsidRPr="00283DE6">
              <w:rPr>
                <w:b/>
                <w:bCs/>
                <w:color w:val="FFFFFF"/>
                <w:lang w:val="ro-RO"/>
              </w:rPr>
              <w:t>Nr.</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D082820" w14:textId="77777777" w:rsidR="0002289C" w:rsidRPr="00283DE6" w:rsidRDefault="00562900">
            <w:pPr>
              <w:spacing w:after="40"/>
              <w:rPr>
                <w:lang w:val="ro-RO"/>
              </w:rPr>
            </w:pPr>
            <w:r w:rsidRPr="00283DE6">
              <w:rPr>
                <w:b/>
                <w:bCs/>
                <w:color w:val="FFFFFF"/>
                <w:lang w:val="ro-RO"/>
              </w:rPr>
              <w:t>Nume și prenume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CF80229" w14:textId="77777777" w:rsidR="0002289C" w:rsidRPr="00283DE6" w:rsidRDefault="00562900">
            <w:pPr>
              <w:spacing w:after="40"/>
              <w:rPr>
                <w:lang w:val="ro-RO"/>
              </w:rPr>
            </w:pPr>
            <w:r w:rsidRPr="00283DE6">
              <w:rPr>
                <w:b/>
                <w:bCs/>
                <w:color w:val="FFFFFF"/>
                <w:lang w:val="ro-RO"/>
              </w:rPr>
              <w:t>Calitate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1778AA8" w14:textId="77777777" w:rsidR="0002289C" w:rsidRPr="00283DE6" w:rsidRDefault="00562900">
            <w:pPr>
              <w:spacing w:after="40"/>
              <w:rPr>
                <w:lang w:val="ro-RO"/>
              </w:rPr>
            </w:pPr>
            <w:r w:rsidRPr="00283DE6">
              <w:rPr>
                <w:b/>
                <w:bCs/>
                <w:color w:val="FFFFFF"/>
                <w:lang w:val="ro-RO"/>
              </w:rPr>
              <w:t>Semnătură</w:t>
            </w:r>
          </w:p>
        </w:tc>
        <w:tc>
          <w:tcPr>
            <w:tcW w:w="2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20F0582" w14:textId="77777777" w:rsidR="0002289C" w:rsidRPr="00283DE6" w:rsidRDefault="00562900">
            <w:pPr>
              <w:spacing w:after="40"/>
              <w:rPr>
                <w:lang w:val="ro-RO"/>
              </w:rPr>
            </w:pPr>
            <w:r w:rsidRPr="00283DE6">
              <w:rPr>
                <w:b/>
                <w:bCs/>
                <w:color w:val="FFFFFF"/>
                <w:lang w:val="ro-RO"/>
              </w:rPr>
              <w:t>Data</w:t>
            </w:r>
          </w:p>
        </w:tc>
      </w:tr>
      <w:tr w:rsidR="0002289C" w:rsidRPr="00283DE6" w14:paraId="6746CB46"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760A93" w14:textId="77777777" w:rsidR="0002289C" w:rsidRPr="00283DE6" w:rsidRDefault="00562900">
            <w:pPr>
              <w:spacing w:after="40"/>
              <w:rPr>
                <w:lang w:val="ro-RO"/>
              </w:rPr>
            </w:pPr>
            <w:r w:rsidRPr="00283DE6">
              <w:rPr>
                <w:lang w:val="ro-RO"/>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807741" w14:textId="77777777" w:rsidR="0002289C" w:rsidRPr="00283DE6" w:rsidRDefault="00562900">
            <w:pPr>
              <w:spacing w:after="40"/>
              <w:rPr>
                <w:lang w:val="ro-RO"/>
              </w:rPr>
            </w:pPr>
            <w:r w:rsidRPr="00283DE6">
              <w:rPr>
                <w:lang w:val="ro-RO"/>
              </w:rPr>
              <w:t>[Nume Prenume — coordonator / membru]</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6BC7E4" w14:textId="77777777" w:rsidR="0002289C" w:rsidRPr="00283DE6" w:rsidRDefault="00562900">
            <w:pPr>
              <w:spacing w:after="40"/>
              <w:rPr>
                <w:lang w:val="ro-RO"/>
              </w:rPr>
            </w:pPr>
            <w:r w:rsidRPr="00283DE6">
              <w:rPr>
                <w:lang w:val="ro-RO"/>
              </w:rPr>
              <w:t>[Expert intern / Expert independent / Membru colectiv]</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E0300D" w14:textId="77777777" w:rsidR="0002289C" w:rsidRPr="00283DE6" w:rsidRDefault="00562900">
            <w:pPr>
              <w:spacing w:after="40"/>
              <w:rPr>
                <w:lang w:val="ro-RO"/>
              </w:rPr>
            </w:pPr>
            <w:r w:rsidRPr="00283DE6">
              <w:rPr>
                <w:lang w:val="ro-RO"/>
              </w:rPr>
              <w:t>________________</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A01B5F" w14:textId="77777777" w:rsidR="0002289C" w:rsidRPr="00283DE6" w:rsidRDefault="00562900">
            <w:pPr>
              <w:spacing w:after="40"/>
              <w:rPr>
                <w:lang w:val="ro-RO"/>
              </w:rPr>
            </w:pPr>
            <w:r w:rsidRPr="00283DE6">
              <w:rPr>
                <w:lang w:val="ro-RO"/>
              </w:rPr>
              <w:t>______________</w:t>
            </w:r>
          </w:p>
        </w:tc>
      </w:tr>
      <w:tr w:rsidR="0002289C" w:rsidRPr="00283DE6" w14:paraId="6BA56F49"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F12C60" w14:textId="77777777" w:rsidR="0002289C" w:rsidRPr="00283DE6" w:rsidRDefault="00562900">
            <w:pPr>
              <w:spacing w:after="40"/>
              <w:rPr>
                <w:lang w:val="ro-RO"/>
              </w:rPr>
            </w:pPr>
            <w:r w:rsidRPr="00283DE6">
              <w:rPr>
                <w:lang w:val="ro-RO"/>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402096" w14:textId="77777777" w:rsidR="0002289C" w:rsidRPr="00283DE6" w:rsidRDefault="00562900">
            <w:pPr>
              <w:spacing w:after="40"/>
              <w:rPr>
                <w:lang w:val="ro-RO"/>
              </w:rPr>
            </w:pPr>
            <w:r w:rsidRPr="00283DE6">
              <w:rPr>
                <w:lang w:val="ro-RO"/>
              </w:rPr>
              <w:t>[Nume Prenume]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2EFFCD" w14:textId="77777777" w:rsidR="0002289C" w:rsidRPr="00283DE6" w:rsidRDefault="00562900">
            <w:pPr>
              <w:spacing w:after="40"/>
              <w:rPr>
                <w:lang w:val="ro-RO"/>
              </w:rPr>
            </w:pPr>
            <w:r w:rsidRPr="00283DE6">
              <w:rPr>
                <w:lang w:val="ro-RO"/>
              </w:rPr>
              <w:t>[Calitate]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7FEC4" w14:textId="77777777" w:rsidR="0002289C" w:rsidRPr="00283DE6" w:rsidRDefault="00562900">
            <w:pPr>
              <w:spacing w:after="40"/>
              <w:rPr>
                <w:lang w:val="ro-RO"/>
              </w:rPr>
            </w:pPr>
            <w:r w:rsidRPr="00283DE6">
              <w:rPr>
                <w:lang w:val="ro-RO"/>
              </w:rPr>
              <w:t>________________</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956DE2" w14:textId="77777777" w:rsidR="0002289C" w:rsidRPr="00283DE6" w:rsidRDefault="00562900">
            <w:pPr>
              <w:spacing w:after="40"/>
              <w:rPr>
                <w:lang w:val="ro-RO"/>
              </w:rPr>
            </w:pPr>
            <w:r w:rsidRPr="00283DE6">
              <w:rPr>
                <w:lang w:val="ro-RO"/>
              </w:rPr>
              <w:t>______________</w:t>
            </w:r>
          </w:p>
        </w:tc>
      </w:tr>
      <w:tr w:rsidR="0002289C" w:rsidRPr="00283DE6" w14:paraId="34F2697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AB2AD8" w14:textId="77777777" w:rsidR="0002289C" w:rsidRPr="00283DE6" w:rsidRDefault="00562900">
            <w:pPr>
              <w:spacing w:after="40"/>
              <w:rPr>
                <w:lang w:val="ro-RO"/>
              </w:rPr>
            </w:pPr>
            <w:r w:rsidRPr="00283DE6">
              <w:rPr>
                <w:lang w:val="ro-RO"/>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978CE3" w14:textId="77777777" w:rsidR="0002289C" w:rsidRPr="00283DE6" w:rsidRDefault="00562900">
            <w:pPr>
              <w:spacing w:after="40"/>
              <w:rPr>
                <w:lang w:val="ro-RO"/>
              </w:rPr>
            </w:pPr>
            <w:r w:rsidRPr="00283DE6">
              <w:rPr>
                <w:lang w:val="ro-RO"/>
              </w:rPr>
              <w:t>[Nume Prenume]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04DA4C" w14:textId="77777777" w:rsidR="0002289C" w:rsidRPr="00283DE6" w:rsidRDefault="00562900">
            <w:pPr>
              <w:spacing w:after="40"/>
              <w:rPr>
                <w:lang w:val="ro-RO"/>
              </w:rPr>
            </w:pPr>
            <w:r w:rsidRPr="00283DE6">
              <w:rPr>
                <w:lang w:val="ro-RO"/>
              </w:rPr>
              <w:t>[Calitate]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377CF0" w14:textId="77777777" w:rsidR="0002289C" w:rsidRPr="00283DE6" w:rsidRDefault="00562900">
            <w:pPr>
              <w:spacing w:after="40"/>
              <w:rPr>
                <w:lang w:val="ro-RO"/>
              </w:rPr>
            </w:pPr>
            <w:r w:rsidRPr="00283DE6">
              <w:rPr>
                <w:lang w:val="ro-RO"/>
              </w:rPr>
              <w:t>________________</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C0C92C" w14:textId="77777777" w:rsidR="0002289C" w:rsidRPr="00283DE6" w:rsidRDefault="00562900">
            <w:pPr>
              <w:spacing w:after="40"/>
              <w:rPr>
                <w:lang w:val="ro-RO"/>
              </w:rPr>
            </w:pPr>
            <w:r w:rsidRPr="00283DE6">
              <w:rPr>
                <w:lang w:val="ro-RO"/>
              </w:rPr>
              <w:t>______________</w:t>
            </w:r>
          </w:p>
        </w:tc>
      </w:tr>
    </w:tbl>
    <w:p w14:paraId="52C5A558" w14:textId="77777777" w:rsidR="0002289C" w:rsidRPr="00283DE6" w:rsidRDefault="0002289C">
      <w:pPr>
        <w:spacing w:after="80"/>
        <w:rPr>
          <w:lang w:val="ro-RO"/>
        </w:rPr>
      </w:pPr>
    </w:p>
    <w:p w14:paraId="0364FF02" w14:textId="77777777" w:rsidR="0002289C" w:rsidRPr="00283DE6" w:rsidRDefault="00562900" w:rsidP="007448A1">
      <w:pPr>
        <w:pStyle w:val="Heading3"/>
        <w:jc w:val="both"/>
        <w:rPr>
          <w:lang w:val="ro-RO"/>
        </w:rPr>
      </w:pPr>
      <w:r w:rsidRPr="00283DE6">
        <w:rPr>
          <w:lang w:val="ro-RO"/>
        </w:rPr>
        <w:t>Anexe la Raportul Științific (de atașat la depunere)</w:t>
      </w:r>
    </w:p>
    <w:p w14:paraId="5497A1A1" w14:textId="77777777" w:rsidR="0002289C" w:rsidRPr="00283DE6" w:rsidRDefault="00562900" w:rsidP="007448A1">
      <w:pPr>
        <w:pStyle w:val="ListParagraph"/>
        <w:numPr>
          <w:ilvl w:val="0"/>
          <w:numId w:val="2"/>
        </w:numPr>
        <w:spacing w:after="60"/>
        <w:jc w:val="both"/>
        <w:rPr>
          <w:lang w:val="ro-RO"/>
        </w:rPr>
      </w:pPr>
      <w:r w:rsidRPr="00283DE6">
        <w:rPr>
          <w:lang w:val="ro-RO"/>
        </w:rPr>
        <w:t>CV-urile expertului/colectivului științific (model Europass sau echivalent), datate și semnate.</w:t>
      </w:r>
    </w:p>
    <w:p w14:paraId="58207647" w14:textId="77777777" w:rsidR="0002289C" w:rsidRPr="00283DE6" w:rsidRDefault="00562900" w:rsidP="007448A1">
      <w:pPr>
        <w:pStyle w:val="ListParagraph"/>
        <w:numPr>
          <w:ilvl w:val="0"/>
          <w:numId w:val="2"/>
        </w:numPr>
        <w:spacing w:after="60"/>
        <w:jc w:val="both"/>
        <w:rPr>
          <w:lang w:val="ro-RO"/>
        </w:rPr>
      </w:pPr>
      <w:r w:rsidRPr="00283DE6">
        <w:rPr>
          <w:lang w:val="ro-RO"/>
        </w:rPr>
        <w:t>Documente doveditoare ale cerințelor de eligibilitate ale expertului (lista publicațiilor cu DOI, copii ale acreditărilor/certificărilor, dovada experienței în domeniu).</w:t>
      </w:r>
    </w:p>
    <w:p w14:paraId="706664FF" w14:textId="77777777" w:rsidR="0002289C" w:rsidRPr="00283DE6" w:rsidRDefault="00562900" w:rsidP="007448A1">
      <w:pPr>
        <w:pStyle w:val="ListParagraph"/>
        <w:numPr>
          <w:ilvl w:val="0"/>
          <w:numId w:val="2"/>
        </w:numPr>
        <w:spacing w:after="60"/>
        <w:jc w:val="both"/>
        <w:rPr>
          <w:lang w:val="ro-RO"/>
        </w:rPr>
      </w:pPr>
      <w:r w:rsidRPr="00283DE6">
        <w:rPr>
          <w:lang w:val="ro-RO"/>
        </w:rPr>
        <w:t>Dovezi ale TRL de pornire (rezultate experimentale, rapoarte de laborator, brevete, publicații, fișe tehnice).</w:t>
      </w:r>
    </w:p>
    <w:p w14:paraId="233D775C" w14:textId="77777777" w:rsidR="0002289C" w:rsidRPr="00283DE6" w:rsidRDefault="00562900" w:rsidP="007448A1">
      <w:pPr>
        <w:pStyle w:val="ListParagraph"/>
        <w:numPr>
          <w:ilvl w:val="0"/>
          <w:numId w:val="2"/>
        </w:numPr>
        <w:spacing w:after="60"/>
        <w:jc w:val="both"/>
        <w:rPr>
          <w:lang w:val="ro-RO"/>
        </w:rPr>
      </w:pPr>
      <w:r w:rsidRPr="00283DE6">
        <w:rPr>
          <w:lang w:val="ro-RO"/>
        </w:rPr>
        <w:t>Acorduri/scrisori de intenție cu organizații de cercetare partenere (după caz).</w:t>
      </w:r>
    </w:p>
    <w:p w14:paraId="0818CD7B" w14:textId="77777777" w:rsidR="0002289C" w:rsidRPr="00283DE6" w:rsidRDefault="00562900" w:rsidP="007448A1">
      <w:pPr>
        <w:pStyle w:val="ListParagraph"/>
        <w:numPr>
          <w:ilvl w:val="0"/>
          <w:numId w:val="2"/>
        </w:numPr>
        <w:spacing w:after="60"/>
        <w:jc w:val="both"/>
        <w:rPr>
          <w:lang w:val="ro-RO"/>
        </w:rPr>
      </w:pPr>
      <w:r w:rsidRPr="00283DE6">
        <w:rPr>
          <w:lang w:val="ro-RO"/>
        </w:rPr>
        <w:t>Diagrama Gantt detaliată (dacă nu este inserată în Secțiunea V).</w:t>
      </w:r>
    </w:p>
    <w:sectPr w:rsidR="0002289C" w:rsidRPr="00283DE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02F36" w14:textId="77777777" w:rsidR="00472C08" w:rsidRDefault="00472C08">
      <w:r>
        <w:separator/>
      </w:r>
    </w:p>
  </w:endnote>
  <w:endnote w:type="continuationSeparator" w:id="0">
    <w:p w14:paraId="5AFB13CB" w14:textId="77777777" w:rsidR="00472C08" w:rsidRDefault="00472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3AE75" w14:textId="77777777" w:rsidR="0002289C" w:rsidRPr="00FD6117" w:rsidRDefault="00562900">
    <w:pPr>
      <w:jc w:val="center"/>
      <w:rPr>
        <w:lang w:val="ro-RO"/>
      </w:rPr>
    </w:pPr>
    <w:r w:rsidRPr="00FD6117">
      <w:rPr>
        <w:color w:val="808080"/>
        <w:sz w:val="16"/>
        <w:szCs w:val="16"/>
        <w:lang w:val="ro-RO"/>
      </w:rPr>
      <w:t xml:space="preserve">PR BI P1/1.1/1/2026 — Proof of Concept   |   Pagina </w:t>
    </w:r>
    <w:r w:rsidRPr="00FD6117">
      <w:rPr>
        <w:color w:val="808080"/>
        <w:sz w:val="16"/>
        <w:szCs w:val="16"/>
        <w:lang w:val="ro-RO"/>
      </w:rPr>
      <w:fldChar w:fldCharType="begin"/>
    </w:r>
    <w:r w:rsidRPr="00FD6117">
      <w:rPr>
        <w:color w:val="808080"/>
        <w:sz w:val="16"/>
        <w:szCs w:val="16"/>
        <w:lang w:val="ro-RO"/>
      </w:rPr>
      <w:instrText>PAGE</w:instrText>
    </w:r>
    <w:r w:rsidRPr="00FD6117">
      <w:rPr>
        <w:color w:val="808080"/>
        <w:sz w:val="16"/>
        <w:szCs w:val="16"/>
        <w:lang w:val="ro-RO"/>
      </w:rPr>
      <w:fldChar w:fldCharType="separate"/>
    </w:r>
    <w:r w:rsidR="00564B69" w:rsidRPr="00FD6117">
      <w:rPr>
        <w:noProof/>
        <w:color w:val="808080"/>
        <w:sz w:val="16"/>
        <w:szCs w:val="16"/>
        <w:lang w:val="ro-RO"/>
      </w:rPr>
      <w:t>1</w:t>
    </w:r>
    <w:r w:rsidRPr="00FD6117">
      <w:rPr>
        <w:color w:val="808080"/>
        <w:sz w:val="16"/>
        <w:szCs w:val="16"/>
        <w:lang w:val="ro-RO"/>
      </w:rPr>
      <w:fldChar w:fldCharType="end"/>
    </w:r>
    <w:r w:rsidRPr="00FD6117">
      <w:rPr>
        <w:color w:val="808080"/>
        <w:sz w:val="16"/>
        <w:szCs w:val="16"/>
        <w:lang w:val="ro-RO"/>
      </w:rPr>
      <w:t xml:space="preserve"> din </w:t>
    </w:r>
    <w:r w:rsidRPr="00FD6117">
      <w:rPr>
        <w:color w:val="808080"/>
        <w:sz w:val="16"/>
        <w:szCs w:val="16"/>
        <w:lang w:val="ro-RO"/>
      </w:rPr>
      <w:fldChar w:fldCharType="begin"/>
    </w:r>
    <w:r w:rsidRPr="00FD6117">
      <w:rPr>
        <w:color w:val="808080"/>
        <w:sz w:val="16"/>
        <w:szCs w:val="16"/>
        <w:lang w:val="ro-RO"/>
      </w:rPr>
      <w:instrText>NUMPAGES</w:instrText>
    </w:r>
    <w:r w:rsidRPr="00FD6117">
      <w:rPr>
        <w:color w:val="808080"/>
        <w:sz w:val="16"/>
        <w:szCs w:val="16"/>
        <w:lang w:val="ro-RO"/>
      </w:rPr>
      <w:fldChar w:fldCharType="separate"/>
    </w:r>
    <w:r w:rsidR="00564B69" w:rsidRPr="00FD6117">
      <w:rPr>
        <w:noProof/>
        <w:color w:val="808080"/>
        <w:sz w:val="16"/>
        <w:szCs w:val="16"/>
        <w:lang w:val="ro-RO"/>
      </w:rPr>
      <w:t>2</w:t>
    </w:r>
    <w:r w:rsidRPr="00FD6117">
      <w:rPr>
        <w:color w:val="808080"/>
        <w:sz w:val="16"/>
        <w:szCs w:val="16"/>
        <w:lang w:val="ro-R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B0C96" w14:textId="77777777" w:rsidR="00472C08" w:rsidRDefault="00472C08">
      <w:r>
        <w:separator/>
      </w:r>
    </w:p>
  </w:footnote>
  <w:footnote w:type="continuationSeparator" w:id="0">
    <w:p w14:paraId="529F6DFF" w14:textId="77777777" w:rsidR="00472C08" w:rsidRDefault="00472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A2BF1" w14:textId="70DF3032" w:rsidR="0002289C" w:rsidRPr="00FD6117" w:rsidRDefault="00562900">
    <w:pPr>
      <w:jc w:val="right"/>
      <w:rPr>
        <w:lang w:val="ro-RO"/>
      </w:rPr>
    </w:pPr>
    <w:r w:rsidRPr="00FD6117">
      <w:rPr>
        <w:i/>
        <w:iCs/>
        <w:color w:val="808080"/>
        <w:sz w:val="16"/>
        <w:szCs w:val="16"/>
        <w:lang w:val="ro-RO"/>
      </w:rPr>
      <w:t>Anexa 1</w:t>
    </w:r>
    <w:r w:rsidR="000333E0">
      <w:rPr>
        <w:i/>
        <w:iCs/>
        <w:color w:val="808080"/>
        <w:sz w:val="16"/>
        <w:szCs w:val="16"/>
        <w:lang w:val="ro-RO"/>
      </w:rPr>
      <w:t>6</w:t>
    </w:r>
    <w:r w:rsidRPr="00FD6117">
      <w:rPr>
        <w:i/>
        <w:iCs/>
        <w:color w:val="808080"/>
        <w:sz w:val="16"/>
        <w:szCs w:val="16"/>
        <w:lang w:val="ro-RO"/>
      </w:rPr>
      <w:t xml:space="preserve"> — Model Raport Științific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B464C"/>
    <w:multiLevelType w:val="hybridMultilevel"/>
    <w:tmpl w:val="1A36E65C"/>
    <w:lvl w:ilvl="0" w:tplc="00B68F4E">
      <w:start w:val="1"/>
      <w:numFmt w:val="bullet"/>
      <w:lvlText w:val="●"/>
      <w:lvlJc w:val="left"/>
      <w:pPr>
        <w:ind w:left="720" w:hanging="360"/>
      </w:pPr>
    </w:lvl>
    <w:lvl w:ilvl="1" w:tplc="11C287F0">
      <w:start w:val="1"/>
      <w:numFmt w:val="bullet"/>
      <w:lvlText w:val="○"/>
      <w:lvlJc w:val="left"/>
      <w:pPr>
        <w:ind w:left="1440" w:hanging="360"/>
      </w:pPr>
    </w:lvl>
    <w:lvl w:ilvl="2" w:tplc="6C846800">
      <w:start w:val="1"/>
      <w:numFmt w:val="bullet"/>
      <w:lvlText w:val="■"/>
      <w:lvlJc w:val="left"/>
      <w:pPr>
        <w:ind w:left="2160" w:hanging="360"/>
      </w:pPr>
    </w:lvl>
    <w:lvl w:ilvl="3" w:tplc="5848456A">
      <w:start w:val="1"/>
      <w:numFmt w:val="bullet"/>
      <w:lvlText w:val="●"/>
      <w:lvlJc w:val="left"/>
      <w:pPr>
        <w:ind w:left="2880" w:hanging="360"/>
      </w:pPr>
    </w:lvl>
    <w:lvl w:ilvl="4" w:tplc="438E15DA">
      <w:start w:val="1"/>
      <w:numFmt w:val="bullet"/>
      <w:lvlText w:val="○"/>
      <w:lvlJc w:val="left"/>
      <w:pPr>
        <w:ind w:left="3600" w:hanging="360"/>
      </w:pPr>
    </w:lvl>
    <w:lvl w:ilvl="5" w:tplc="A80076B2">
      <w:start w:val="1"/>
      <w:numFmt w:val="bullet"/>
      <w:lvlText w:val="■"/>
      <w:lvlJc w:val="left"/>
      <w:pPr>
        <w:ind w:left="4320" w:hanging="360"/>
      </w:pPr>
    </w:lvl>
    <w:lvl w:ilvl="6" w:tplc="FF0040E0">
      <w:start w:val="1"/>
      <w:numFmt w:val="bullet"/>
      <w:lvlText w:val="●"/>
      <w:lvlJc w:val="left"/>
      <w:pPr>
        <w:ind w:left="5040" w:hanging="360"/>
      </w:pPr>
    </w:lvl>
    <w:lvl w:ilvl="7" w:tplc="4A947C2A">
      <w:start w:val="1"/>
      <w:numFmt w:val="bullet"/>
      <w:lvlText w:val="●"/>
      <w:lvlJc w:val="left"/>
      <w:pPr>
        <w:ind w:left="5760" w:hanging="360"/>
      </w:pPr>
    </w:lvl>
    <w:lvl w:ilvl="8" w:tplc="F26E25E6">
      <w:start w:val="1"/>
      <w:numFmt w:val="bullet"/>
      <w:lvlText w:val="●"/>
      <w:lvlJc w:val="left"/>
      <w:pPr>
        <w:ind w:left="6480" w:hanging="360"/>
      </w:pPr>
    </w:lvl>
  </w:abstractNum>
  <w:abstractNum w:abstractNumId="1" w15:restartNumberingAfterBreak="0">
    <w:nsid w:val="35D90BB0"/>
    <w:multiLevelType w:val="hybridMultilevel"/>
    <w:tmpl w:val="3FE6CFCE"/>
    <w:lvl w:ilvl="0" w:tplc="B8B0B950">
      <w:start w:val="1"/>
      <w:numFmt w:val="bullet"/>
      <w:lvlText w:val="•"/>
      <w:lvlJc w:val="left"/>
      <w:pPr>
        <w:ind w:left="540" w:hanging="270"/>
      </w:pPr>
    </w:lvl>
    <w:lvl w:ilvl="1" w:tplc="E34A4A7A">
      <w:start w:val="1"/>
      <w:numFmt w:val="bullet"/>
      <w:lvlText w:val="◦"/>
      <w:lvlJc w:val="left"/>
      <w:pPr>
        <w:ind w:left="1080" w:hanging="270"/>
      </w:pPr>
    </w:lvl>
    <w:lvl w:ilvl="2" w:tplc="A58EA260">
      <w:numFmt w:val="decimal"/>
      <w:lvlText w:val=""/>
      <w:lvlJc w:val="left"/>
    </w:lvl>
    <w:lvl w:ilvl="3" w:tplc="EF0EA952">
      <w:numFmt w:val="decimal"/>
      <w:lvlText w:val=""/>
      <w:lvlJc w:val="left"/>
    </w:lvl>
    <w:lvl w:ilvl="4" w:tplc="5CF82BC0">
      <w:numFmt w:val="decimal"/>
      <w:lvlText w:val=""/>
      <w:lvlJc w:val="left"/>
    </w:lvl>
    <w:lvl w:ilvl="5" w:tplc="E110A65E">
      <w:numFmt w:val="decimal"/>
      <w:lvlText w:val=""/>
      <w:lvlJc w:val="left"/>
    </w:lvl>
    <w:lvl w:ilvl="6" w:tplc="EEACEB1C">
      <w:numFmt w:val="decimal"/>
      <w:lvlText w:val=""/>
      <w:lvlJc w:val="left"/>
    </w:lvl>
    <w:lvl w:ilvl="7" w:tplc="2AB6EA14">
      <w:numFmt w:val="decimal"/>
      <w:lvlText w:val=""/>
      <w:lvlJc w:val="left"/>
    </w:lvl>
    <w:lvl w:ilvl="8" w:tplc="9034BA9A">
      <w:numFmt w:val="decimal"/>
      <w:lvlText w:val=""/>
      <w:lvlJc w:val="left"/>
    </w:lvl>
  </w:abstractNum>
  <w:num w:numId="1" w16cid:durableId="1297294582">
    <w:abstractNumId w:val="0"/>
    <w:lvlOverride w:ilvl="0">
      <w:startOverride w:val="1"/>
    </w:lvlOverride>
  </w:num>
  <w:num w:numId="2" w16cid:durableId="1475949499">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IA OPRISAN">
    <w15:presenceInfo w15:providerId="AD" w15:userId="S-1-5-21-3680615083-1058651665-2033921387-14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89C"/>
    <w:rsid w:val="0002289C"/>
    <w:rsid w:val="000333E0"/>
    <w:rsid w:val="00221ED9"/>
    <w:rsid w:val="00283DE6"/>
    <w:rsid w:val="002E7E72"/>
    <w:rsid w:val="003327E1"/>
    <w:rsid w:val="00346389"/>
    <w:rsid w:val="00416534"/>
    <w:rsid w:val="004256AD"/>
    <w:rsid w:val="00456424"/>
    <w:rsid w:val="00472C08"/>
    <w:rsid w:val="004753AC"/>
    <w:rsid w:val="00543F8E"/>
    <w:rsid w:val="00562900"/>
    <w:rsid w:val="005640A8"/>
    <w:rsid w:val="00564B69"/>
    <w:rsid w:val="005650E9"/>
    <w:rsid w:val="0056768D"/>
    <w:rsid w:val="005E18E5"/>
    <w:rsid w:val="00693A69"/>
    <w:rsid w:val="007448A1"/>
    <w:rsid w:val="00745448"/>
    <w:rsid w:val="00747572"/>
    <w:rsid w:val="007977AA"/>
    <w:rsid w:val="00812CA7"/>
    <w:rsid w:val="009578B0"/>
    <w:rsid w:val="00A154B4"/>
    <w:rsid w:val="00A31AA4"/>
    <w:rsid w:val="00A4608F"/>
    <w:rsid w:val="00A73365"/>
    <w:rsid w:val="00A86291"/>
    <w:rsid w:val="00AC0956"/>
    <w:rsid w:val="00B11041"/>
    <w:rsid w:val="00BD30B3"/>
    <w:rsid w:val="00C5590A"/>
    <w:rsid w:val="00C616CF"/>
    <w:rsid w:val="00C76926"/>
    <w:rsid w:val="00DE7CDC"/>
    <w:rsid w:val="00E36EF4"/>
    <w:rsid w:val="00FD6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9F891"/>
  <w15:docId w15:val="{13204145-6706-44C9-AE4D-729DF79B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unhideWhenUsed/>
    <w:qFormat/>
    <w:pPr>
      <w:spacing w:before="180" w:after="100"/>
      <w:outlineLvl w:val="2"/>
    </w:pPr>
    <w:rPr>
      <w:b/>
      <w:bCs/>
      <w:color w:val="2E539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6117"/>
    <w:pPr>
      <w:tabs>
        <w:tab w:val="center" w:pos="4680"/>
        <w:tab w:val="right" w:pos="9360"/>
      </w:tabs>
    </w:pPr>
  </w:style>
  <w:style w:type="character" w:customStyle="1" w:styleId="HeaderChar">
    <w:name w:val="Header Char"/>
    <w:basedOn w:val="DefaultParagraphFont"/>
    <w:link w:val="Header"/>
    <w:uiPriority w:val="99"/>
    <w:rsid w:val="00FD6117"/>
  </w:style>
  <w:style w:type="paragraph" w:styleId="Footer">
    <w:name w:val="footer"/>
    <w:basedOn w:val="Normal"/>
    <w:link w:val="FooterChar"/>
    <w:uiPriority w:val="99"/>
    <w:unhideWhenUsed/>
    <w:rsid w:val="00FD6117"/>
    <w:pPr>
      <w:tabs>
        <w:tab w:val="center" w:pos="4680"/>
        <w:tab w:val="right" w:pos="9360"/>
      </w:tabs>
    </w:pPr>
  </w:style>
  <w:style w:type="character" w:customStyle="1" w:styleId="FooterChar">
    <w:name w:val="Footer Char"/>
    <w:basedOn w:val="DefaultParagraphFont"/>
    <w:link w:val="Footer"/>
    <w:uiPriority w:val="99"/>
    <w:rsid w:val="00FD6117"/>
  </w:style>
  <w:style w:type="paragraph" w:styleId="Revision">
    <w:name w:val="Revision"/>
    <w:hidden/>
    <w:uiPriority w:val="99"/>
    <w:semiHidden/>
    <w:rsid w:val="00E36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360</TotalTime>
  <Pages>10</Pages>
  <Words>3316</Words>
  <Characters>19238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Anexa 17 — Model Raport Științific (rev. 12.05.2026)</vt:lpstr>
    </vt:vector>
  </TitlesOfParts>
  <Company/>
  <LinksUpToDate>false</LinksUpToDate>
  <CharactersWithSpaces>22509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17 — Model Raport Științific (rev. 12.05.2026)</dc:title>
  <dc:creator>NLG Consult</dc:creator>
  <dc:description>Programul Regional București-Ilfov 2021-2027 — Apel PR BI P1/1.1/1/2026 — Proof of Concept</dc:description>
  <cp:lastModifiedBy>ANDREEA - MARILENA TRANCA</cp:lastModifiedBy>
  <cp:revision>53</cp:revision>
  <cp:lastPrinted>2026-06-04T05:57:00Z</cp:lastPrinted>
  <dcterms:created xsi:type="dcterms:W3CDTF">2026-05-12T13:29:00Z</dcterms:created>
  <dcterms:modified xsi:type="dcterms:W3CDTF">2026-06-04T05:57:00Z</dcterms:modified>
</cp:coreProperties>
</file>